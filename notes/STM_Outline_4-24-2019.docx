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DC0A" w14:textId="1716F6A5" w:rsidR="00F53B91" w:rsidRPr="00F0573C" w:rsidRDefault="00016286" w:rsidP="00AC4BA6">
      <w:pPr>
        <w:rPr>
          <w:rFonts w:ascii="Arial" w:hAnsi="Arial" w:cs="Arial"/>
          <w:b/>
          <w:strike/>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bookmarkStart w:id="0" w:name="_GoBack"/>
      <w:bookmarkEnd w:id="0"/>
      <w:r w:rsidR="00675152">
        <w:rPr>
          <w:rFonts w:ascii="Arial" w:hAnsi="Arial" w:cs="Arial"/>
          <w:b/>
          <w:sz w:val="24"/>
          <w:szCs w:val="24"/>
        </w:rPr>
        <w:t>State Change Manuscript Outline:</w:t>
      </w:r>
    </w:p>
    <w:p w14:paraId="52BB3BCB" w14:textId="5957F61C" w:rsidR="00BC3DF8" w:rsidRPr="00E825EB" w:rsidRDefault="00145E3D" w:rsidP="00E825EB">
      <w:pPr>
        <w:rPr>
          <w:rFonts w:ascii="Arial" w:hAnsi="Arial" w:cs="Arial"/>
          <w:b/>
          <w:sz w:val="24"/>
          <w:szCs w:val="24"/>
        </w:rPr>
      </w:pPr>
      <w:r>
        <w:rPr>
          <w:rFonts w:ascii="Arial" w:hAnsi="Arial" w:cs="Arial"/>
          <w:b/>
          <w:sz w:val="24"/>
          <w:szCs w:val="24"/>
        </w:rPr>
        <w:t>Introduction</w:t>
      </w:r>
    </w:p>
    <w:p w14:paraId="5D414DA5" w14:textId="3A40604D" w:rsidR="009A120E" w:rsidRDefault="00CB2D5E" w:rsidP="00566405">
      <w:pPr>
        <w:pStyle w:val="ListParagraph"/>
        <w:numPr>
          <w:ilvl w:val="0"/>
          <w:numId w:val="1"/>
        </w:numPr>
        <w:rPr>
          <w:rFonts w:ascii="Arial" w:hAnsi="Arial" w:cs="Arial"/>
          <w:sz w:val="24"/>
          <w:szCs w:val="24"/>
        </w:rPr>
      </w:pPr>
      <w:r>
        <w:rPr>
          <w:rFonts w:ascii="Arial" w:hAnsi="Arial" w:cs="Arial"/>
          <w:sz w:val="24"/>
          <w:szCs w:val="24"/>
        </w:rPr>
        <w:t xml:space="preserve">Global climate change is forecast to produce dramatic shifts in the frequency and magnitude of extreme climate events </w:t>
      </w:r>
      <w:r w:rsidR="003F308E">
        <w:rPr>
          <w:rFonts w:ascii="Arial" w:hAnsi="Arial" w:cs="Arial"/>
          <w:sz w:val="24"/>
          <w:szCs w:val="24"/>
        </w:rPr>
        <w:t xml:space="preserve">across </w:t>
      </w:r>
      <w:r w:rsidR="005A4078">
        <w:rPr>
          <w:rFonts w:ascii="Arial" w:hAnsi="Arial" w:cs="Arial"/>
          <w:sz w:val="24"/>
          <w:szCs w:val="24"/>
        </w:rPr>
        <w:t>ecosystems</w:t>
      </w:r>
      <w:r w:rsidR="003F308E">
        <w:rPr>
          <w:rFonts w:ascii="Arial" w:hAnsi="Arial" w:cs="Arial"/>
          <w:sz w:val="24"/>
          <w:szCs w:val="24"/>
        </w:rPr>
        <w:t xml:space="preserve"> </w:t>
      </w:r>
      <w:r>
        <w:rPr>
          <w:rFonts w:ascii="Arial" w:hAnsi="Arial" w:cs="Arial"/>
          <w:sz w:val="24"/>
          <w:szCs w:val="24"/>
        </w:rPr>
        <w:t>worldwide</w:t>
      </w:r>
      <w:r w:rsidR="005A4078">
        <w:rPr>
          <w:rFonts w:ascii="Arial" w:hAnsi="Arial" w:cs="Arial"/>
          <w:sz w:val="24"/>
          <w:szCs w:val="24"/>
        </w:rPr>
        <w:t xml:space="preserve">. </w:t>
      </w:r>
      <w:r w:rsidR="00437F26">
        <w:rPr>
          <w:rFonts w:ascii="Arial" w:hAnsi="Arial" w:cs="Arial"/>
          <w:sz w:val="24"/>
          <w:szCs w:val="24"/>
        </w:rPr>
        <w:t xml:space="preserve">Increased drought severity, wildfire intensity, </w:t>
      </w:r>
      <w:r w:rsidR="000A427E">
        <w:rPr>
          <w:rFonts w:ascii="Arial" w:hAnsi="Arial" w:cs="Arial"/>
          <w:sz w:val="24"/>
          <w:szCs w:val="24"/>
        </w:rPr>
        <w:t xml:space="preserve">and flooding </w:t>
      </w:r>
      <w:r w:rsidR="00D50C6F">
        <w:rPr>
          <w:rFonts w:ascii="Arial" w:hAnsi="Arial" w:cs="Arial"/>
          <w:sz w:val="24"/>
          <w:szCs w:val="24"/>
        </w:rPr>
        <w:t>are expected to significantly impact ecosystem structure and function.</w:t>
      </w:r>
    </w:p>
    <w:p w14:paraId="094625D6" w14:textId="4530595D" w:rsidR="005B457E" w:rsidRPr="00E825EB" w:rsidRDefault="009A120E" w:rsidP="00E825EB">
      <w:pPr>
        <w:pStyle w:val="ListParagraph"/>
        <w:numPr>
          <w:ilvl w:val="0"/>
          <w:numId w:val="1"/>
        </w:numPr>
        <w:rPr>
          <w:rFonts w:ascii="Arial" w:hAnsi="Arial" w:cs="Arial"/>
          <w:sz w:val="24"/>
          <w:szCs w:val="24"/>
        </w:rPr>
      </w:pPr>
      <w:r>
        <w:rPr>
          <w:rFonts w:ascii="Arial" w:hAnsi="Arial" w:cs="Arial"/>
          <w:sz w:val="24"/>
          <w:szCs w:val="24"/>
        </w:rPr>
        <w:t xml:space="preserve">To better understand and adapt </w:t>
      </w:r>
      <w:r w:rsidR="001C2D93">
        <w:rPr>
          <w:rFonts w:ascii="Arial" w:hAnsi="Arial" w:cs="Arial"/>
          <w:sz w:val="24"/>
          <w:szCs w:val="24"/>
        </w:rPr>
        <w:t>to these pressures, ecologists have increasingly focused on the concept of resilience – the ability of an ecosystem to</w:t>
      </w:r>
      <w:r w:rsidR="00527026">
        <w:rPr>
          <w:rFonts w:ascii="Arial" w:hAnsi="Arial" w:cs="Arial"/>
          <w:sz w:val="24"/>
          <w:szCs w:val="24"/>
        </w:rPr>
        <w:t xml:space="preserve"> resist </w:t>
      </w:r>
      <w:r w:rsidR="0022753B">
        <w:rPr>
          <w:rFonts w:ascii="Arial" w:hAnsi="Arial" w:cs="Arial"/>
          <w:sz w:val="24"/>
          <w:szCs w:val="24"/>
        </w:rPr>
        <w:t xml:space="preserve">change </w:t>
      </w:r>
      <w:r w:rsidR="00527026">
        <w:rPr>
          <w:rFonts w:ascii="Arial" w:hAnsi="Arial" w:cs="Arial"/>
          <w:sz w:val="24"/>
          <w:szCs w:val="24"/>
        </w:rPr>
        <w:t>and</w:t>
      </w:r>
      <w:r w:rsidR="001C2D93">
        <w:rPr>
          <w:rFonts w:ascii="Arial" w:hAnsi="Arial" w:cs="Arial"/>
          <w:sz w:val="24"/>
          <w:szCs w:val="24"/>
        </w:rPr>
        <w:t xml:space="preserve"> self-reorganize </w:t>
      </w:r>
      <w:r w:rsidR="0066118F">
        <w:rPr>
          <w:rFonts w:ascii="Arial" w:hAnsi="Arial" w:cs="Arial"/>
          <w:sz w:val="24"/>
          <w:szCs w:val="24"/>
        </w:rPr>
        <w:t xml:space="preserve">following perturbation </w:t>
      </w:r>
      <w:r w:rsidR="00720329">
        <w:rPr>
          <w:rFonts w:ascii="Arial" w:hAnsi="Arial" w:cs="Arial"/>
          <w:sz w:val="24"/>
          <w:szCs w:val="24"/>
        </w:rPr>
        <w:t>(</w:t>
      </w:r>
      <w:proofErr w:type="spellStart"/>
      <w:r w:rsidR="00720329">
        <w:rPr>
          <w:rFonts w:ascii="Arial" w:hAnsi="Arial" w:cs="Arial"/>
          <w:sz w:val="24"/>
          <w:szCs w:val="24"/>
        </w:rPr>
        <w:t>Holling</w:t>
      </w:r>
      <w:proofErr w:type="spellEnd"/>
      <w:r w:rsidR="00720329">
        <w:rPr>
          <w:rFonts w:ascii="Arial" w:hAnsi="Arial" w:cs="Arial"/>
          <w:sz w:val="24"/>
          <w:szCs w:val="24"/>
        </w:rPr>
        <w:t xml:space="preserve"> 1973, 1986</w:t>
      </w:r>
      <w:r w:rsidR="00527026">
        <w:rPr>
          <w:rFonts w:ascii="Arial" w:hAnsi="Arial" w:cs="Arial"/>
          <w:sz w:val="24"/>
          <w:szCs w:val="24"/>
        </w:rPr>
        <w:t xml:space="preserve">, Gunderson and </w:t>
      </w:r>
      <w:proofErr w:type="spellStart"/>
      <w:r w:rsidR="00527026">
        <w:rPr>
          <w:rFonts w:ascii="Arial" w:hAnsi="Arial" w:cs="Arial"/>
          <w:sz w:val="24"/>
          <w:szCs w:val="24"/>
        </w:rPr>
        <w:t>Holling</w:t>
      </w:r>
      <w:proofErr w:type="spellEnd"/>
      <w:r w:rsidR="00527026">
        <w:rPr>
          <w:rFonts w:ascii="Arial" w:hAnsi="Arial" w:cs="Arial"/>
          <w:sz w:val="24"/>
          <w:szCs w:val="24"/>
        </w:rPr>
        <w:t xml:space="preserve"> 2002, </w:t>
      </w:r>
      <w:proofErr w:type="spellStart"/>
      <w:r w:rsidR="00527026">
        <w:rPr>
          <w:rFonts w:ascii="Arial" w:hAnsi="Arial" w:cs="Arial"/>
          <w:sz w:val="24"/>
          <w:szCs w:val="24"/>
        </w:rPr>
        <w:t>Folke</w:t>
      </w:r>
      <w:proofErr w:type="spellEnd"/>
      <w:r w:rsidR="00527026">
        <w:rPr>
          <w:rFonts w:ascii="Arial" w:hAnsi="Arial" w:cs="Arial"/>
          <w:sz w:val="24"/>
          <w:szCs w:val="24"/>
        </w:rPr>
        <w:t xml:space="preserve"> 2006</w:t>
      </w:r>
      <w:r w:rsidR="00720329">
        <w:rPr>
          <w:rFonts w:ascii="Arial" w:hAnsi="Arial" w:cs="Arial"/>
          <w:sz w:val="24"/>
          <w:szCs w:val="24"/>
        </w:rPr>
        <w:t>)</w:t>
      </w:r>
      <w:r w:rsidR="00D66A74">
        <w:rPr>
          <w:rFonts w:ascii="Arial" w:hAnsi="Arial" w:cs="Arial"/>
          <w:sz w:val="24"/>
          <w:szCs w:val="24"/>
        </w:rPr>
        <w:t>.</w:t>
      </w:r>
    </w:p>
    <w:p w14:paraId="4EDD92C7" w14:textId="4644758B" w:rsidR="005B457E" w:rsidRPr="00E825EB" w:rsidRDefault="00E62C58" w:rsidP="00E825EB">
      <w:pPr>
        <w:pStyle w:val="ListParagraph"/>
        <w:numPr>
          <w:ilvl w:val="0"/>
          <w:numId w:val="1"/>
        </w:numPr>
        <w:rPr>
          <w:rFonts w:ascii="Arial" w:hAnsi="Arial" w:cs="Arial"/>
          <w:b/>
          <w:sz w:val="24"/>
          <w:szCs w:val="24"/>
        </w:rPr>
      </w:pPr>
      <w:r>
        <w:rPr>
          <w:rFonts w:ascii="Arial" w:hAnsi="Arial" w:cs="Arial"/>
          <w:sz w:val="24"/>
          <w:szCs w:val="24"/>
        </w:rPr>
        <w:t xml:space="preserve">Resilience thinking </w:t>
      </w:r>
      <w:r w:rsidR="001752DB">
        <w:rPr>
          <w:rFonts w:ascii="Arial" w:hAnsi="Arial" w:cs="Arial"/>
          <w:sz w:val="24"/>
          <w:szCs w:val="24"/>
        </w:rPr>
        <w:t xml:space="preserve">has </w:t>
      </w:r>
      <w:r w:rsidR="00582356">
        <w:rPr>
          <w:rFonts w:ascii="Arial" w:hAnsi="Arial" w:cs="Arial"/>
          <w:sz w:val="24"/>
          <w:szCs w:val="24"/>
        </w:rPr>
        <w:t xml:space="preserve">proven </w:t>
      </w:r>
      <w:r w:rsidR="00090916">
        <w:rPr>
          <w:rFonts w:ascii="Arial" w:hAnsi="Arial" w:cs="Arial"/>
          <w:sz w:val="24"/>
          <w:szCs w:val="24"/>
        </w:rPr>
        <w:t xml:space="preserve">valuable </w:t>
      </w:r>
      <w:r w:rsidR="00582356">
        <w:rPr>
          <w:rFonts w:ascii="Arial" w:hAnsi="Arial" w:cs="Arial"/>
          <w:sz w:val="24"/>
          <w:szCs w:val="24"/>
        </w:rPr>
        <w:t xml:space="preserve">when applied to </w:t>
      </w:r>
      <w:r w:rsidR="001752DB">
        <w:rPr>
          <w:rFonts w:ascii="Arial" w:hAnsi="Arial" w:cs="Arial"/>
          <w:sz w:val="24"/>
          <w:szCs w:val="24"/>
        </w:rPr>
        <w:t xml:space="preserve">systems that exhibit </w:t>
      </w:r>
      <w:r w:rsidR="0041335C">
        <w:rPr>
          <w:rFonts w:ascii="Arial" w:hAnsi="Arial" w:cs="Arial"/>
          <w:sz w:val="24"/>
          <w:szCs w:val="24"/>
        </w:rPr>
        <w:t xml:space="preserve">complex, nonlinear transitions </w:t>
      </w:r>
      <w:r w:rsidR="001752DB">
        <w:rPr>
          <w:rFonts w:ascii="Arial" w:hAnsi="Arial" w:cs="Arial"/>
          <w:sz w:val="24"/>
          <w:szCs w:val="24"/>
        </w:rPr>
        <w:t>between multiple states</w:t>
      </w:r>
      <w:r w:rsidR="00FF0E58">
        <w:rPr>
          <w:rFonts w:ascii="Arial" w:hAnsi="Arial" w:cs="Arial"/>
          <w:sz w:val="24"/>
          <w:szCs w:val="24"/>
        </w:rPr>
        <w:t xml:space="preserve">, and are increasingly used to guide management </w:t>
      </w:r>
      <w:r w:rsidR="006C23E3">
        <w:rPr>
          <w:rFonts w:ascii="Arial" w:hAnsi="Arial" w:cs="Arial"/>
          <w:sz w:val="24"/>
          <w:szCs w:val="24"/>
        </w:rPr>
        <w:t xml:space="preserve">in a wide range of </w:t>
      </w:r>
      <w:r w:rsidR="00042243">
        <w:rPr>
          <w:rFonts w:ascii="Arial" w:hAnsi="Arial" w:cs="Arial"/>
          <w:sz w:val="24"/>
          <w:szCs w:val="24"/>
        </w:rPr>
        <w:t xml:space="preserve">circumstances </w:t>
      </w:r>
      <w:r w:rsidRPr="00B2179B">
        <w:rPr>
          <w:rFonts w:ascii="Arial" w:hAnsi="Arial" w:cs="Arial"/>
          <w:sz w:val="24"/>
          <w:szCs w:val="24"/>
        </w:rPr>
        <w:fldChar w:fldCharType="begin" w:fldLock="1"/>
      </w:r>
      <w:r w:rsidR="006E46DF">
        <w:rPr>
          <w:rFonts w:ascii="Arial" w:hAnsi="Arial" w:cs="Arial"/>
          <w:sz w:val="24"/>
          <w:szCs w:val="24"/>
        </w:rPr>
        <w:instrText>ADDIN CSL_CITATION {"citationItems":[{"id":"ITEM-1","itemData":{"DOI":"10.1111/j.1365-2745.2011.01798.x","ISBN":"1365-2745","ISSN":"00220477","PMID":"25246403","abstract":"1. Growing recognition of the importance of climate extremes as drivers of contemporary and future ecological dynamics has led to increasing interest in studying these locally and globally important phenomena. 2.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3.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4.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increase.","author":[{"dropping-particle":"","family":"Smith","given":"Melinda D.","non-dropping-particle":"","parse-names":false,"suffix":""}],"container-title":"Journal of Ecology","id":"ITEM-1","issue":"3","issued":{"date-parts":[["2011"]]},"page":"656-663","title":"An ecological perspective on extreme climatic events: A synthetic definition and framework to guide future research","type":"article-journal","volume":"99"},"uris":["http://www.mendeley.com/documents/?uuid=d61f6b27-2081-42cf-a45c-780614eb7a35"]},{"id":"ITEM-2","itemData":{"DOI":"10.1038/35098000","ISBN":"0028-0836","ISSN":"00280836","PMID":"11595939","author":[{"dropping-particle":"","family":"Scheffer","given":"Marten","non-dropping-particle":"","parse-names":false,"suffix":""},{"dropping-particle":"","family":"Carpenter","given":"Steve","non-dropping-particle":"","parse-names":false,"suffix":""},{"dropping-particle":"","family":"Foley","given":"Jonathan A","non-dropping-particle":"","parse-names":false,"suffix":""},{"dropping-particle":"","family":"Folke","given":"Carl","non-dropping-particle":"","parse-names":false,"suffix":""},{"dropping-particle":"","family":"Walker","given":"Brian","non-dropping-particle":"","parse-names":false,"suffix":""}],"container-title":"Nature","id":"ITEM-2","issue":"October","issued":{"date-parts":[["2001"]]},"title":"Catastrophic shifts in ecosystems","type":"article-journal","volume":"413"},"uris":["http://www.mendeley.com/documents/?uuid=f5a3c666-c700-4dcf-8313-520ed26cdccf"]},{"id":"ITEM-3","itemData":{"DOI":"10.1111/1365-2664.12649","ISSN":"00218901","author":[{"dropping-particle":"","family":"Angeler","given":"David G.","non-dropping-particle":"","parse-names":false,"suffix":""},{"dropping-particle":"","family":"Allen","given":"Craig R.","non-dropping-particle":"","parse-names":false,"suffix":""}],"container-title":"Applied Ecology","id":"ITEM-3","issued":{"date-parts":[["2016"]]},"page":"617-624","title":"Quantifying Resilience","type":"article-journal"},"uris":["http://www.mendeley.com/documents/?uuid=d7f71133-053f-4b13-9bd9-0d60dd972c2a"]}],"mendeley":{"formattedCitation":"(Scheffer et al. 2001, Smith 2011, Angeler and Allen 2016)","plainTextFormattedCitation":"(Scheffer et al. 2001, Smith 2011, Angeler and Allen 2016)","previouslyFormattedCitation":"(Scheffer et al. 2001, Smith 2011, Angeler and Allen 2016)"},"properties":{"noteIndex":0},"schema":"https://github.com/citation-style-language/schema/raw/master/csl-citation.json"}</w:instrText>
      </w:r>
      <w:r w:rsidRPr="00B2179B">
        <w:rPr>
          <w:rFonts w:ascii="Arial" w:hAnsi="Arial" w:cs="Arial"/>
          <w:sz w:val="24"/>
          <w:szCs w:val="24"/>
        </w:rPr>
        <w:fldChar w:fldCharType="separate"/>
      </w:r>
      <w:r w:rsidRPr="00AF65F2">
        <w:rPr>
          <w:rFonts w:ascii="Arial" w:hAnsi="Arial" w:cs="Arial"/>
          <w:noProof/>
          <w:sz w:val="24"/>
          <w:szCs w:val="24"/>
        </w:rPr>
        <w:t>(Scheffer et al. 2001, Smith 2011, Angeler and Allen 2016)</w:t>
      </w:r>
      <w:r w:rsidRPr="00B2179B">
        <w:rPr>
          <w:rFonts w:ascii="Arial" w:hAnsi="Arial" w:cs="Arial"/>
          <w:sz w:val="24"/>
          <w:szCs w:val="24"/>
        </w:rPr>
        <w:fldChar w:fldCharType="end"/>
      </w:r>
      <w:r w:rsidR="00BB7F3B">
        <w:rPr>
          <w:rFonts w:ascii="Arial" w:hAnsi="Arial" w:cs="Arial"/>
          <w:sz w:val="24"/>
          <w:szCs w:val="24"/>
        </w:rPr>
        <w:t xml:space="preserve">. </w:t>
      </w:r>
      <w:commentRangeStart w:id="1"/>
    </w:p>
    <w:p w14:paraId="42C8478C" w14:textId="27AE0E63" w:rsidR="004D2E53" w:rsidRDefault="009E61D1" w:rsidP="00BC6344">
      <w:pPr>
        <w:pStyle w:val="ListParagraph"/>
        <w:numPr>
          <w:ilvl w:val="0"/>
          <w:numId w:val="1"/>
        </w:numPr>
        <w:rPr>
          <w:rFonts w:ascii="Arial" w:hAnsi="Arial" w:cs="Arial"/>
          <w:sz w:val="24"/>
          <w:szCs w:val="24"/>
        </w:rPr>
      </w:pPr>
      <w:r>
        <w:rPr>
          <w:rFonts w:ascii="Arial" w:hAnsi="Arial" w:cs="Arial"/>
          <w:sz w:val="24"/>
          <w:szCs w:val="24"/>
        </w:rPr>
        <w:t xml:space="preserve">In particular, resilience thinking has provided a strong conceptual basis </w:t>
      </w:r>
      <w:r w:rsidR="00420DED">
        <w:rPr>
          <w:rFonts w:ascii="Arial" w:hAnsi="Arial" w:cs="Arial"/>
          <w:sz w:val="24"/>
          <w:szCs w:val="24"/>
        </w:rPr>
        <w:t xml:space="preserve">the management of </w:t>
      </w:r>
      <w:r>
        <w:rPr>
          <w:rFonts w:ascii="Arial" w:hAnsi="Arial" w:cs="Arial"/>
          <w:sz w:val="24"/>
          <w:szCs w:val="24"/>
        </w:rPr>
        <w:t>arid and semi-arid rangelands</w:t>
      </w:r>
      <w:r w:rsidR="00EC3850">
        <w:rPr>
          <w:rFonts w:ascii="Arial" w:hAnsi="Arial" w:cs="Arial"/>
          <w:sz w:val="24"/>
          <w:szCs w:val="24"/>
        </w:rPr>
        <w:t xml:space="preserve">, </w:t>
      </w:r>
      <w:r w:rsidR="00940DD5">
        <w:rPr>
          <w:rFonts w:ascii="Arial" w:hAnsi="Arial" w:cs="Arial"/>
          <w:sz w:val="24"/>
          <w:szCs w:val="24"/>
        </w:rPr>
        <w:t xml:space="preserve">where traditional </w:t>
      </w:r>
      <w:commentRangeEnd w:id="1"/>
      <w:r w:rsidR="00B44668">
        <w:rPr>
          <w:rStyle w:val="CommentReference"/>
        </w:rPr>
        <w:commentReference w:id="1"/>
      </w:r>
      <w:r w:rsidR="00940DD5">
        <w:rPr>
          <w:rFonts w:ascii="Arial" w:hAnsi="Arial" w:cs="Arial"/>
          <w:sz w:val="24"/>
          <w:szCs w:val="24"/>
        </w:rPr>
        <w:t xml:space="preserve">range </w:t>
      </w:r>
      <w:r w:rsidR="00BC6344">
        <w:rPr>
          <w:rFonts w:ascii="Arial" w:hAnsi="Arial" w:cs="Arial"/>
          <w:sz w:val="24"/>
          <w:szCs w:val="24"/>
        </w:rPr>
        <w:t xml:space="preserve">models based on </w:t>
      </w:r>
      <w:r w:rsidR="0065665E">
        <w:rPr>
          <w:rFonts w:ascii="Arial" w:hAnsi="Arial" w:cs="Arial"/>
          <w:sz w:val="24"/>
          <w:szCs w:val="24"/>
        </w:rPr>
        <w:t xml:space="preserve">succession often fail to capture vegetation </w:t>
      </w:r>
      <w:r w:rsidR="009E72A3">
        <w:rPr>
          <w:rFonts w:ascii="Arial" w:hAnsi="Arial" w:cs="Arial"/>
          <w:sz w:val="24"/>
          <w:szCs w:val="24"/>
        </w:rPr>
        <w:t>dynamics</w:t>
      </w:r>
      <w:r w:rsidR="001D2AA2">
        <w:rPr>
          <w:rFonts w:ascii="Arial" w:hAnsi="Arial" w:cs="Arial"/>
          <w:sz w:val="24"/>
          <w:szCs w:val="24"/>
        </w:rPr>
        <w:t xml:space="preserve"> </w:t>
      </w:r>
      <w:r w:rsidRPr="00BC6344">
        <w:rPr>
          <w:rFonts w:ascii="Arial" w:hAnsi="Arial" w:cs="Arial"/>
          <w:sz w:val="24"/>
          <w:szCs w:val="24"/>
        </w:rPr>
        <w:fldChar w:fldCharType="begin" w:fldLock="1"/>
      </w:r>
      <w:r w:rsidR="006E46DF" w:rsidRPr="00BC6344">
        <w:rPr>
          <w:rFonts w:ascii="Arial" w:hAnsi="Arial" w:cs="Arial"/>
          <w:sz w:val="24"/>
          <w:szCs w:val="24"/>
        </w:rPr>
        <w:instrText>ADDIN CSL_CITATION {"citationItems":[{"id":"ITEM-1","itemData":{"DOI":"10.1023/A:1020363603900","ISBN":"1385-0237","ISSN":"13850237","abstract":"Using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Ecology","id":"ITEM-1","issue":"1","issued":{"date-parts":[["2002"]]},"page":"49-65","title":"A state-transition approach to understanding nonequilibrium plant community dynamics in Californian grasslands","type":"article-journal","volume":"162"},"uris":["http://www.mendeley.com/documents/?uuid=3feeb776-5994-4ba0-9c1e-bbc928b1d882"]}],"mendeley":{"formattedCitation":"(Jackson and Bartolome 2002)","plainTextFormattedCitation":"(Jackson and Bartolome 2002)","previouslyFormattedCitation":"(Jackson and Bartolome 2002)"},"properties":{"noteIndex":0},"schema":"https://github.com/citation-style-language/schema/raw/master/csl-citation.json"}</w:instrText>
      </w:r>
      <w:r w:rsidRPr="00BC6344">
        <w:rPr>
          <w:rFonts w:ascii="Arial" w:hAnsi="Arial" w:cs="Arial"/>
          <w:sz w:val="24"/>
          <w:szCs w:val="24"/>
        </w:rPr>
        <w:fldChar w:fldCharType="separate"/>
      </w:r>
      <w:r w:rsidRPr="00BC6344">
        <w:rPr>
          <w:rFonts w:ascii="Arial" w:hAnsi="Arial" w:cs="Arial"/>
          <w:noProof/>
          <w:sz w:val="24"/>
          <w:szCs w:val="24"/>
        </w:rPr>
        <w:t>(Jackson and Bartolome 2002)</w:t>
      </w:r>
      <w:r w:rsidRPr="00BC6344">
        <w:rPr>
          <w:rFonts w:ascii="Arial" w:hAnsi="Arial" w:cs="Arial"/>
          <w:sz w:val="24"/>
          <w:szCs w:val="24"/>
        </w:rPr>
        <w:fldChar w:fldCharType="end"/>
      </w:r>
      <w:r w:rsidR="00A21AB2" w:rsidRPr="00BC6344">
        <w:rPr>
          <w:rFonts w:ascii="Arial" w:hAnsi="Arial" w:cs="Arial"/>
          <w:sz w:val="24"/>
          <w:szCs w:val="24"/>
        </w:rPr>
        <w:t xml:space="preserve">. </w:t>
      </w:r>
    </w:p>
    <w:p w14:paraId="23F07299" w14:textId="1E897494" w:rsidR="00217488" w:rsidRPr="00217488" w:rsidRDefault="001842FC" w:rsidP="00E825EB">
      <w:pPr>
        <w:pStyle w:val="ListParagraph"/>
        <w:numPr>
          <w:ilvl w:val="0"/>
          <w:numId w:val="1"/>
        </w:numPr>
        <w:rPr>
          <w:b/>
        </w:rPr>
      </w:pPr>
      <w:r>
        <w:rPr>
          <w:rFonts w:ascii="Arial" w:hAnsi="Arial" w:cs="Arial"/>
          <w:sz w:val="24"/>
          <w:szCs w:val="24"/>
        </w:rPr>
        <w:t xml:space="preserve">Instead, range managers in these systems have </w:t>
      </w:r>
      <w:r w:rsidR="001D7C40">
        <w:rPr>
          <w:rFonts w:ascii="Arial" w:hAnsi="Arial" w:cs="Arial"/>
          <w:sz w:val="24"/>
          <w:szCs w:val="24"/>
        </w:rPr>
        <w:t xml:space="preserve">turned to state and transition models (STMs), which describe </w:t>
      </w:r>
      <w:r w:rsidR="00C73B33">
        <w:rPr>
          <w:rFonts w:ascii="Arial" w:hAnsi="Arial" w:cs="Arial"/>
          <w:sz w:val="24"/>
          <w:szCs w:val="24"/>
        </w:rPr>
        <w:t>plant community turnover</w:t>
      </w:r>
      <w:r w:rsidR="00EF6A87">
        <w:rPr>
          <w:rFonts w:ascii="Arial" w:hAnsi="Arial" w:cs="Arial"/>
          <w:sz w:val="24"/>
          <w:szCs w:val="24"/>
        </w:rPr>
        <w:t xml:space="preserve"> </w:t>
      </w:r>
      <w:r w:rsidR="00847A10">
        <w:rPr>
          <w:rFonts w:ascii="Arial" w:hAnsi="Arial" w:cs="Arial"/>
          <w:sz w:val="24"/>
          <w:szCs w:val="24"/>
        </w:rPr>
        <w:t>as a set</w:t>
      </w:r>
      <w:r w:rsidR="00F036CE">
        <w:rPr>
          <w:rFonts w:ascii="Arial" w:hAnsi="Arial" w:cs="Arial"/>
          <w:sz w:val="24"/>
          <w:szCs w:val="24"/>
        </w:rPr>
        <w:t xml:space="preserve"> </w:t>
      </w:r>
      <w:r w:rsidR="002A7BFC">
        <w:rPr>
          <w:rFonts w:ascii="Arial" w:hAnsi="Arial" w:cs="Arial"/>
          <w:sz w:val="24"/>
          <w:szCs w:val="24"/>
        </w:rPr>
        <w:t xml:space="preserve">of </w:t>
      </w:r>
      <w:r w:rsidR="00A94E92">
        <w:rPr>
          <w:rFonts w:ascii="Arial" w:hAnsi="Arial" w:cs="Arial"/>
          <w:sz w:val="24"/>
          <w:szCs w:val="24"/>
        </w:rPr>
        <w:t xml:space="preserve">transitions between discrete </w:t>
      </w:r>
      <w:r w:rsidR="00C73B33">
        <w:rPr>
          <w:rFonts w:ascii="Arial" w:hAnsi="Arial" w:cs="Arial"/>
          <w:sz w:val="24"/>
          <w:szCs w:val="24"/>
        </w:rPr>
        <w:t xml:space="preserve">vegetation </w:t>
      </w:r>
      <w:r w:rsidR="00A94E92">
        <w:rPr>
          <w:rFonts w:ascii="Arial" w:hAnsi="Arial" w:cs="Arial"/>
          <w:sz w:val="24"/>
          <w:szCs w:val="24"/>
        </w:rPr>
        <w:t xml:space="preserve">states. </w:t>
      </w:r>
      <w:r w:rsidR="00FE34B2">
        <w:rPr>
          <w:rFonts w:ascii="Arial" w:hAnsi="Arial" w:cs="Arial"/>
          <w:sz w:val="24"/>
          <w:szCs w:val="24"/>
        </w:rPr>
        <w:t>T</w:t>
      </w:r>
      <w:r w:rsidR="00DA2B19">
        <w:rPr>
          <w:rFonts w:ascii="Arial" w:hAnsi="Arial" w:cs="Arial"/>
          <w:sz w:val="24"/>
          <w:szCs w:val="24"/>
        </w:rPr>
        <w:t xml:space="preserve">his approach </w:t>
      </w:r>
      <w:r w:rsidR="005D633B">
        <w:rPr>
          <w:rFonts w:ascii="Arial" w:hAnsi="Arial" w:cs="Arial"/>
          <w:sz w:val="24"/>
          <w:szCs w:val="24"/>
        </w:rPr>
        <w:t xml:space="preserve">attempts to recognize </w:t>
      </w:r>
      <w:r w:rsidR="00DA2B19">
        <w:rPr>
          <w:rFonts w:ascii="Arial" w:hAnsi="Arial" w:cs="Arial"/>
          <w:sz w:val="24"/>
          <w:szCs w:val="24"/>
        </w:rPr>
        <w:t>the complex in</w:t>
      </w:r>
      <w:r w:rsidR="0043699F">
        <w:rPr>
          <w:rFonts w:ascii="Arial" w:hAnsi="Arial" w:cs="Arial"/>
          <w:sz w:val="24"/>
          <w:szCs w:val="24"/>
        </w:rPr>
        <w:t>teraction</w:t>
      </w:r>
      <w:r w:rsidR="00FC5157">
        <w:rPr>
          <w:rFonts w:ascii="Arial" w:hAnsi="Arial" w:cs="Arial"/>
          <w:sz w:val="24"/>
          <w:szCs w:val="24"/>
        </w:rPr>
        <w:t xml:space="preserve">s that </w:t>
      </w:r>
      <w:r w:rsidR="005D633B">
        <w:rPr>
          <w:rFonts w:ascii="Arial" w:hAnsi="Arial" w:cs="Arial"/>
          <w:sz w:val="24"/>
          <w:szCs w:val="24"/>
        </w:rPr>
        <w:t xml:space="preserve">govern </w:t>
      </w:r>
      <w:r w:rsidR="003C6FF0">
        <w:rPr>
          <w:rFonts w:ascii="Arial" w:hAnsi="Arial" w:cs="Arial"/>
          <w:sz w:val="24"/>
          <w:szCs w:val="24"/>
        </w:rPr>
        <w:t xml:space="preserve">vegetation </w:t>
      </w:r>
      <w:r w:rsidR="003F566C">
        <w:rPr>
          <w:rFonts w:ascii="Arial" w:hAnsi="Arial" w:cs="Arial"/>
          <w:sz w:val="24"/>
          <w:szCs w:val="24"/>
        </w:rPr>
        <w:t xml:space="preserve">composition </w:t>
      </w:r>
      <w:r w:rsidR="00FE34B2">
        <w:rPr>
          <w:rFonts w:ascii="Arial" w:hAnsi="Arial" w:cs="Arial"/>
          <w:sz w:val="24"/>
          <w:szCs w:val="24"/>
        </w:rPr>
        <w:t>by describing both the resilience of each individual state type</w:t>
      </w:r>
      <w:r w:rsidR="0089069D">
        <w:rPr>
          <w:rFonts w:ascii="Arial" w:hAnsi="Arial" w:cs="Arial"/>
          <w:sz w:val="24"/>
          <w:szCs w:val="24"/>
        </w:rPr>
        <w:t xml:space="preserve"> and the many factors</w:t>
      </w:r>
      <w:r w:rsidR="00D52A61">
        <w:rPr>
          <w:rFonts w:ascii="Arial" w:hAnsi="Arial" w:cs="Arial"/>
          <w:sz w:val="24"/>
          <w:szCs w:val="24"/>
        </w:rPr>
        <w:t xml:space="preserve"> -- such as environmental variation and management actions – that </w:t>
      </w:r>
      <w:r w:rsidR="006C441E">
        <w:rPr>
          <w:rFonts w:ascii="Arial" w:hAnsi="Arial" w:cs="Arial"/>
          <w:sz w:val="24"/>
          <w:szCs w:val="24"/>
        </w:rPr>
        <w:t xml:space="preserve">guide transitions between them. </w:t>
      </w:r>
    </w:p>
    <w:p w14:paraId="55D0727A" w14:textId="5D46BE44" w:rsidR="00F53B91" w:rsidRPr="00885A45" w:rsidRDefault="00F53B91" w:rsidP="00885A45">
      <w:pPr>
        <w:ind w:left="360"/>
        <w:rPr>
          <w:rFonts w:ascii="Arial" w:hAnsi="Arial" w:cs="Arial"/>
          <w:b/>
          <w:sz w:val="24"/>
          <w:szCs w:val="24"/>
        </w:rPr>
      </w:pPr>
      <w:r w:rsidRPr="00885A45">
        <w:rPr>
          <w:rFonts w:ascii="Arial" w:hAnsi="Arial" w:cs="Arial"/>
          <w:b/>
          <w:sz w:val="24"/>
          <w:szCs w:val="24"/>
        </w:rPr>
        <w:t xml:space="preserve">California Annual </w:t>
      </w:r>
      <w:commentRangeStart w:id="2"/>
      <w:r w:rsidRPr="00885A45">
        <w:rPr>
          <w:rFonts w:ascii="Arial" w:hAnsi="Arial" w:cs="Arial"/>
          <w:b/>
          <w:sz w:val="24"/>
          <w:szCs w:val="24"/>
        </w:rPr>
        <w:t>Grasslands</w:t>
      </w:r>
      <w:commentRangeEnd w:id="2"/>
      <w:r w:rsidR="00106782">
        <w:rPr>
          <w:rStyle w:val="CommentReference"/>
        </w:rPr>
        <w:commentReference w:id="2"/>
      </w:r>
      <w:r w:rsidR="007C757C" w:rsidRPr="00885A45">
        <w:rPr>
          <w:rFonts w:ascii="Arial" w:hAnsi="Arial" w:cs="Arial"/>
          <w:b/>
          <w:sz w:val="24"/>
          <w:szCs w:val="24"/>
        </w:rPr>
        <w:t xml:space="preserve"> </w:t>
      </w:r>
    </w:p>
    <w:p w14:paraId="30FF4368" w14:textId="457C9944" w:rsidR="001E1E6C" w:rsidRPr="00C67957" w:rsidRDefault="00A47C53" w:rsidP="00C67957">
      <w:pPr>
        <w:pStyle w:val="ListParagraph"/>
        <w:numPr>
          <w:ilvl w:val="0"/>
          <w:numId w:val="1"/>
        </w:numPr>
        <w:rPr>
          <w:rFonts w:ascii="Arial" w:hAnsi="Arial" w:cs="Arial"/>
          <w:sz w:val="24"/>
          <w:szCs w:val="24"/>
        </w:rPr>
      </w:pPr>
      <w:r w:rsidRPr="00AC4BA6">
        <w:rPr>
          <w:rFonts w:ascii="Arial" w:hAnsi="Arial" w:cs="Arial"/>
          <w:sz w:val="24"/>
          <w:szCs w:val="24"/>
        </w:rPr>
        <w:t xml:space="preserve">California grasslands </w:t>
      </w:r>
      <w:r w:rsidR="00113B7A">
        <w:rPr>
          <w:rFonts w:ascii="Arial" w:hAnsi="Arial" w:cs="Arial"/>
          <w:sz w:val="24"/>
          <w:szCs w:val="24"/>
        </w:rPr>
        <w:t xml:space="preserve">have long been a </w:t>
      </w:r>
      <w:r w:rsidR="007C6508">
        <w:rPr>
          <w:rFonts w:ascii="Arial" w:hAnsi="Arial" w:cs="Arial"/>
          <w:sz w:val="24"/>
          <w:szCs w:val="24"/>
        </w:rPr>
        <w:t>focal system</w:t>
      </w:r>
      <w:r w:rsidR="00113B7A">
        <w:rPr>
          <w:rFonts w:ascii="Arial" w:hAnsi="Arial" w:cs="Arial"/>
          <w:sz w:val="24"/>
          <w:szCs w:val="24"/>
        </w:rPr>
        <w:t xml:space="preserve"> in the study of nonequilibrium dynamics</w:t>
      </w:r>
      <w:r w:rsidR="00AC4BA6">
        <w:rPr>
          <w:rFonts w:ascii="Arial" w:hAnsi="Arial" w:cs="Arial"/>
          <w:sz w:val="24"/>
          <w:szCs w:val="24"/>
        </w:rPr>
        <w:t xml:space="preserve">. </w:t>
      </w:r>
      <w:r w:rsidR="00006B0A">
        <w:rPr>
          <w:rFonts w:ascii="Arial" w:hAnsi="Arial" w:cs="Arial"/>
          <w:sz w:val="24"/>
          <w:szCs w:val="24"/>
        </w:rPr>
        <w:t xml:space="preserve">Composed primarily of </w:t>
      </w:r>
      <w:r w:rsidR="00C168A4">
        <w:rPr>
          <w:rFonts w:ascii="Arial" w:hAnsi="Arial" w:cs="Arial"/>
          <w:sz w:val="24"/>
          <w:szCs w:val="24"/>
        </w:rPr>
        <w:t xml:space="preserve">exotic annual species, these grasslands </w:t>
      </w:r>
      <w:r w:rsidR="00006B0A">
        <w:rPr>
          <w:rFonts w:ascii="Arial" w:hAnsi="Arial" w:cs="Arial"/>
          <w:sz w:val="24"/>
          <w:szCs w:val="24"/>
        </w:rPr>
        <w:t>readily shift between dominant groups of taxa</w:t>
      </w:r>
      <w:r w:rsidR="00AA4762">
        <w:rPr>
          <w:rFonts w:ascii="Arial" w:hAnsi="Arial" w:cs="Arial"/>
          <w:sz w:val="24"/>
          <w:szCs w:val="24"/>
        </w:rPr>
        <w:t xml:space="preserve"> (George et al. 1992)</w:t>
      </w:r>
      <w:r w:rsidR="00C67957">
        <w:rPr>
          <w:rFonts w:ascii="Arial" w:hAnsi="Arial" w:cs="Arial"/>
          <w:sz w:val="24"/>
          <w:szCs w:val="24"/>
        </w:rPr>
        <w:t xml:space="preserve">; </w:t>
      </w:r>
      <w:r w:rsidR="001E1E6C" w:rsidRPr="00C67957">
        <w:rPr>
          <w:rFonts w:ascii="Arial" w:hAnsi="Arial" w:cs="Arial"/>
          <w:sz w:val="24"/>
          <w:szCs w:val="24"/>
        </w:rPr>
        <w:t>High sensitivity to interannual climatic variation</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C850DE" w:rsidRPr="00C67957">
        <w:rPr>
          <w:rFonts w:ascii="Arial" w:hAnsi="Arial" w:cs="Arial"/>
          <w:sz w:val="24"/>
          <w:szCs w:val="24"/>
        </w:rPr>
        <w:instrText>ADDIN CSL_CITATION {"citationItems":[{"id":"ITEM-1","itemData":{"DOI":"10.2307/3236255","ISBN":"1100-9233","ISSN":"11009233","abstract":"We present data from the first 11 years of a longterm study of the dynamics of an annual grassland on serpentine soil in Jasper Ridge Biological Preserve, Northern California. Annual rainfall amounts and distributions varied greatly over the period 1982-1993, as did the amount and distribution of gopher disturbance. Temporal variation in gopher disturbance showed no relationship with rainfall, but spatial variation in disturbance frequency was related to soil depth. The disturbance regime experienced by the grassland is complex, both spatially and temporally, and most of the area is disturbed at least once every 3-5 years. Plant species abundances showed a variety of responses to climate variation and disturbance.Abundances of individual species in any given year could not be linked directly to rainfall amount due to hysteresis effects and other interactions. The grassland composition changed markedly over the study. Exclusion of gophers suggested that changing abundances of several species were linked to gopher disturbance. In particular, perennial species' abundances increased greatly in the years following exclosure, but then subsequently declined. Data on plant densities on gopher mounds disturbed at different times of year and in different years indicate that the local species composition remains distinct for a number of years following disturbance. Disturbance history is hence a major factor controlling local community variation. Changing species importances, a complex disturbance regime and the importance of disturbance history make prediction and modelling of this system difficult. It is suggested that the same is probably true for many plant communities, and that long-term studies must be an essential part of ecological research programs. This study illustrates the practical problems inherent in maintaining long-term field experiments and in analyzing complex time series data which suffer from inadvertent deviations from the original experimental design.","author":[{"dropping-particle":"","family":"Hobbs","given":"Rj","non-dropping-particle":"","parse-names":false,"suffix":""},{"dropping-particle":"","family":"Mooney","given":"Ha","non-dropping-particle":"","parse-names":false,"suffix":""}],"container-title":"Journal of Vegetation Science","id":"ITEM-1","issue":"Hofgaard 1993","issued":{"date-parts":[["1995"]]},"page":"43-56","title":"Spatial and temporal variability in California annual grassland: results from a long</w:instrText>
      </w:r>
      <w:r w:rsidR="00C850DE" w:rsidRPr="00C67957">
        <w:rPr>
          <w:rFonts w:ascii="Cambria Math" w:hAnsi="Cambria Math" w:cs="Cambria Math"/>
          <w:sz w:val="24"/>
          <w:szCs w:val="24"/>
        </w:rPr>
        <w:instrText>‐</w:instrText>
      </w:r>
      <w:r w:rsidR="00C850DE" w:rsidRPr="00C67957">
        <w:rPr>
          <w:rFonts w:ascii="Arial" w:hAnsi="Arial" w:cs="Arial"/>
          <w:sz w:val="24"/>
          <w:szCs w:val="24"/>
        </w:rPr>
        <w:instrText>term study","type":"article-journal"},"uris":["http://www.mendeley.com/documents/?uuid=c3523ec0-12ae-4527-a506-40e2a16244d7"]},{"id":"ITEM-2","itemData":{"DOI":"10.1890/06-1530.1","author":[{"dropping-particle":"","family":"Hobbs","given":"Richard J.","non-dropping-particle":"","parse-names":false,"suffix":""},{"dropping-particle":"","family":"Yates","given":"Susan","non-dropping-particle":"","parse-names":false,"suffix":""},{"dropping-particle":"","family":"Mooney","given":"Harold A.","non-dropping-particle":"","parse-names":false,"suffix":""}],"container-title":"Ecological Monographs","id":"ITEM-2","issue":"4","issued":{"date-parts":[["2007"]]},"page":"545-568","title":"LONG-TERM DATA REVEAL COMPLEX DYNAMICS IN GRASSLAND IN RELATION TO CLIMATE AND DISTURBANCE","type":"article-journal","volume":"77"},"uris":["http://www.mendeley.com/documents/?uuid=15581d85-18ae-4906-8aaf-fd98022b9272"]}],"mendeley":{"formattedCitation":"(Hobbs and Mooney 1995, Hobbs et al. 2007)","plainTextFormattedCitation":"(Hobbs and Mooney 1995, Hobbs et al. 2007)","previouslyFormattedCitation":"(Hobbs and Mooney 1995, Hobbs et al. 2007)"},"properties":{"noteIndex":0},"schema":"https://github.com/citation-style-language/schema/raw/master/csl-citation.json"}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(Hobbs and Mooney 1995, Hobbs et al. 2007)</w:t>
      </w:r>
      <w:r w:rsidR="00C850DE" w:rsidRPr="00C67957">
        <w:rPr>
          <w:rFonts w:ascii="Arial" w:hAnsi="Arial" w:cs="Arial"/>
          <w:sz w:val="24"/>
          <w:szCs w:val="24"/>
        </w:rPr>
        <w:fldChar w:fldCharType="end"/>
      </w:r>
      <w:r w:rsidR="001E1E6C" w:rsidRPr="00C67957">
        <w:rPr>
          <w:rFonts w:ascii="Arial" w:hAnsi="Arial" w:cs="Arial"/>
          <w:sz w:val="24"/>
          <w:szCs w:val="24"/>
        </w:rPr>
        <w:t>, non-hierarchical competitive dynamics (</w:t>
      </w:r>
      <w:proofErr w:type="spellStart"/>
      <w:r w:rsidR="001E1E6C" w:rsidRPr="00C67957">
        <w:rPr>
          <w:rFonts w:ascii="Arial" w:hAnsi="Arial" w:cs="Arial"/>
          <w:sz w:val="24"/>
          <w:szCs w:val="24"/>
        </w:rPr>
        <w:t>Uricchio</w:t>
      </w:r>
      <w:proofErr w:type="spellEnd"/>
      <w:r w:rsidR="001E1E6C" w:rsidRPr="00C67957">
        <w:rPr>
          <w:rFonts w:ascii="Arial" w:hAnsi="Arial" w:cs="Arial"/>
          <w:sz w:val="24"/>
          <w:szCs w:val="24"/>
        </w:rPr>
        <w:t xml:space="preserve"> et al. 2018), and strong priority effects</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18485F">
        <w:rPr>
          <w:rFonts w:ascii="Arial" w:hAnsi="Arial" w:cs="Arial"/>
          <w:sz w:val="24"/>
          <w:szCs w:val="24"/>
        </w:rPr>
        <w:instrText>ADDIN CSL_CITATION {"citationItems":[{"id":"ITEM-1","itemData":{"DOI":"10.1093/aobpla/plu081","ISSN":"2041-2851","author":[{"dropping-particle":"","family":"Young","given":"T. P.","non-dropping-particle":"","parse-names":false,"suffix":""},{"dropping-particle":"","family":"Zefferman","given":"E. P.","non-dropping-particle":"","parse-names":false,"suffix":""},{"dropping-particle":"","family":"Vaughn","given":"K. J.","non-dropping-particle":"","parse-names":false,"suffix":""},{"dropping-particle":"","family":"Fick","given":"S.","non-dropping-particle":"","parse-names":false,"suffix":""}],"container-title":"AoB PLANTS","id":"ITEM-1","issue":"0","issued":{"date-parts":[["2014"]]},"page":"plu081-plu081","title":"Initial success of native grasses is contingent on multiple interactions among exotic grass competition, temporal priority, rainfall and site effects","type":"article-journal","volume":"7"},"uris":["http://www.mendeley.com/documents/?uuid=7a47c59e-e4ed-41af-81e1-d0de685e870d"]}],"mendeley":{"formattedCitation":"(Young et al. 2014)","plainTextFormattedCitation":"(Young et al. 2014)","previouslyFormattedCitation":"(Young et al. 2014)"},"properties":{"noteIndex":0},"schema":"https://github.com/citation-style-language/schema/raw/master/csl-citation.json"}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(Young et al. 2014)</w:t>
      </w:r>
      <w:r w:rsidR="00C850DE" w:rsidRPr="00C67957">
        <w:rPr>
          <w:rFonts w:ascii="Arial" w:hAnsi="Arial" w:cs="Arial"/>
          <w:sz w:val="24"/>
          <w:szCs w:val="24"/>
        </w:rPr>
        <w:fldChar w:fldCharType="end"/>
      </w:r>
      <w:r w:rsidR="001E1E6C" w:rsidRPr="00C67957">
        <w:rPr>
          <w:rFonts w:ascii="Arial" w:hAnsi="Arial" w:cs="Arial"/>
          <w:sz w:val="24"/>
          <w:szCs w:val="24"/>
        </w:rPr>
        <w:t xml:space="preserve"> combine to prevent grassland vegetation from long-term convergence to a single community type. </w:t>
      </w:r>
    </w:p>
    <w:p w14:paraId="176A58D8" w14:textId="77777777" w:rsidR="00C67957" w:rsidRPr="001E1E6C" w:rsidRDefault="00C67957" w:rsidP="00C67957">
      <w:pPr>
        <w:pStyle w:val="ListParagraph"/>
        <w:rPr>
          <w:rFonts w:ascii="Arial" w:hAnsi="Arial" w:cs="Arial"/>
          <w:sz w:val="24"/>
          <w:szCs w:val="24"/>
        </w:rPr>
      </w:pPr>
    </w:p>
    <w:p w14:paraId="64B49CB4" w14:textId="184D5904" w:rsidR="009035C5" w:rsidRPr="002F750D" w:rsidRDefault="007647CD" w:rsidP="002F750D">
      <w:pPr>
        <w:pStyle w:val="ListParagraph"/>
        <w:numPr>
          <w:ilvl w:val="0"/>
          <w:numId w:val="1"/>
        </w:numPr>
        <w:rPr>
          <w:rFonts w:ascii="Arial" w:hAnsi="Arial" w:cs="Arial"/>
          <w:sz w:val="24"/>
          <w:szCs w:val="24"/>
        </w:rPr>
      </w:pPr>
      <w:r>
        <w:rPr>
          <w:rFonts w:ascii="Arial" w:hAnsi="Arial" w:cs="Arial"/>
          <w:sz w:val="24"/>
          <w:szCs w:val="24"/>
        </w:rPr>
        <w:t xml:space="preserve">Conceptually, </w:t>
      </w:r>
      <w:r w:rsidR="00605F2E">
        <w:rPr>
          <w:rFonts w:ascii="Arial" w:hAnsi="Arial" w:cs="Arial"/>
          <w:sz w:val="24"/>
          <w:szCs w:val="24"/>
        </w:rPr>
        <w:t>California grassland</w:t>
      </w:r>
      <w:r w:rsidR="005106E5">
        <w:rPr>
          <w:rFonts w:ascii="Arial" w:hAnsi="Arial" w:cs="Arial"/>
          <w:sz w:val="24"/>
          <w:szCs w:val="24"/>
        </w:rPr>
        <w:t xml:space="preserve"> vegetation </w:t>
      </w:r>
      <w:r w:rsidR="004A1E74">
        <w:rPr>
          <w:rFonts w:ascii="Arial" w:hAnsi="Arial" w:cs="Arial"/>
          <w:sz w:val="24"/>
          <w:szCs w:val="24"/>
        </w:rPr>
        <w:t xml:space="preserve">are often </w:t>
      </w:r>
      <w:r w:rsidR="00B00F24">
        <w:rPr>
          <w:rFonts w:ascii="Arial" w:hAnsi="Arial" w:cs="Arial"/>
          <w:sz w:val="24"/>
          <w:szCs w:val="24"/>
        </w:rPr>
        <w:t xml:space="preserve">partitioned into </w:t>
      </w:r>
      <w:r w:rsidR="00B12408">
        <w:rPr>
          <w:rFonts w:ascii="Arial" w:hAnsi="Arial" w:cs="Arial"/>
          <w:sz w:val="24"/>
          <w:szCs w:val="24"/>
        </w:rPr>
        <w:t>several</w:t>
      </w:r>
      <w:r w:rsidR="00B00F24">
        <w:rPr>
          <w:rFonts w:ascii="Arial" w:hAnsi="Arial" w:cs="Arial"/>
          <w:sz w:val="24"/>
          <w:szCs w:val="24"/>
        </w:rPr>
        <w:t xml:space="preserve"> </w:t>
      </w:r>
      <w:r w:rsidR="0047117F">
        <w:rPr>
          <w:rFonts w:ascii="Arial" w:hAnsi="Arial" w:cs="Arial"/>
          <w:sz w:val="24"/>
          <w:szCs w:val="24"/>
        </w:rPr>
        <w:t xml:space="preserve">distinct </w:t>
      </w:r>
      <w:r w:rsidR="005106E5">
        <w:rPr>
          <w:rFonts w:ascii="Arial" w:hAnsi="Arial" w:cs="Arial"/>
          <w:sz w:val="24"/>
          <w:szCs w:val="24"/>
        </w:rPr>
        <w:t>groups, including those based on functional type (grasses, forbs, and legumes)</w:t>
      </w:r>
      <w:r w:rsidR="00EA67D1">
        <w:rPr>
          <w:rFonts w:ascii="Arial" w:hAnsi="Arial" w:cs="Arial"/>
          <w:sz w:val="24"/>
          <w:szCs w:val="24"/>
        </w:rPr>
        <w:t xml:space="preserve"> and</w:t>
      </w:r>
      <w:r w:rsidR="005106E5">
        <w:rPr>
          <w:rFonts w:ascii="Arial" w:hAnsi="Arial" w:cs="Arial"/>
          <w:sz w:val="24"/>
          <w:szCs w:val="24"/>
        </w:rPr>
        <w:t xml:space="preserve"> </w:t>
      </w:r>
      <w:r w:rsidR="00055951">
        <w:rPr>
          <w:rFonts w:ascii="Arial" w:hAnsi="Arial" w:cs="Arial"/>
          <w:sz w:val="24"/>
          <w:szCs w:val="24"/>
        </w:rPr>
        <w:t xml:space="preserve">provenance (native </w:t>
      </w:r>
      <w:r w:rsidR="00643841">
        <w:rPr>
          <w:rFonts w:ascii="Arial" w:hAnsi="Arial" w:cs="Arial"/>
          <w:sz w:val="24"/>
          <w:szCs w:val="24"/>
        </w:rPr>
        <w:t>and exotic species</w:t>
      </w:r>
      <w:r w:rsidR="00055951">
        <w:rPr>
          <w:rFonts w:ascii="Arial" w:hAnsi="Arial" w:cs="Arial"/>
          <w:sz w:val="24"/>
          <w:szCs w:val="24"/>
        </w:rPr>
        <w:t>).</w:t>
      </w:r>
      <w:r w:rsidR="005808EE">
        <w:rPr>
          <w:rFonts w:ascii="Arial" w:hAnsi="Arial" w:cs="Arial"/>
          <w:sz w:val="24"/>
          <w:szCs w:val="24"/>
        </w:rPr>
        <w:t xml:space="preserve"> </w:t>
      </w:r>
      <w:r w:rsidR="00C67957">
        <w:rPr>
          <w:rFonts w:ascii="Arial" w:hAnsi="Arial" w:cs="Arial"/>
          <w:sz w:val="24"/>
          <w:szCs w:val="24"/>
        </w:rPr>
        <w:t>D</w:t>
      </w:r>
      <w:commentRangeStart w:id="3"/>
      <w:r w:rsidR="006952C8">
        <w:rPr>
          <w:rFonts w:ascii="Arial" w:hAnsi="Arial" w:cs="Arial"/>
          <w:sz w:val="24"/>
          <w:szCs w:val="24"/>
        </w:rPr>
        <w:t xml:space="preserve">istinctions are </w:t>
      </w:r>
      <w:r w:rsidR="00C67957">
        <w:rPr>
          <w:rFonts w:ascii="Arial" w:hAnsi="Arial" w:cs="Arial"/>
          <w:sz w:val="24"/>
          <w:szCs w:val="24"/>
        </w:rPr>
        <w:t xml:space="preserve">most frequently </w:t>
      </w:r>
      <w:r w:rsidR="006952C8">
        <w:rPr>
          <w:rFonts w:ascii="Arial" w:hAnsi="Arial" w:cs="Arial"/>
          <w:sz w:val="24"/>
          <w:szCs w:val="24"/>
        </w:rPr>
        <w:t>made between</w:t>
      </w:r>
      <w:r w:rsidR="00E71ECE">
        <w:rPr>
          <w:rFonts w:ascii="Arial" w:hAnsi="Arial" w:cs="Arial"/>
          <w:sz w:val="24"/>
          <w:szCs w:val="24"/>
        </w:rPr>
        <w:t>:</w:t>
      </w:r>
      <w:commentRangeEnd w:id="3"/>
      <w:r w:rsidR="00F40FB1">
        <w:rPr>
          <w:rStyle w:val="CommentReference"/>
        </w:rPr>
        <w:commentReference w:id="3"/>
      </w:r>
    </w:p>
    <w:p w14:paraId="21181A49" w14:textId="21700462"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lastRenderedPageBreak/>
        <w:t xml:space="preserve">1) Naturalized exotic annual grasses that now compose </w:t>
      </w:r>
      <w:proofErr w:type="gramStart"/>
      <w:r>
        <w:rPr>
          <w:rFonts w:ascii="Arial" w:hAnsi="Arial" w:cs="Arial"/>
          <w:sz w:val="24"/>
          <w:szCs w:val="24"/>
        </w:rPr>
        <w:t>a majority of</w:t>
      </w:r>
      <w:proofErr w:type="gramEnd"/>
      <w:r>
        <w:rPr>
          <w:rFonts w:ascii="Arial" w:hAnsi="Arial" w:cs="Arial"/>
          <w:sz w:val="24"/>
          <w:szCs w:val="24"/>
        </w:rPr>
        <w:t xml:space="preserve"> vegetation in </w:t>
      </w:r>
      <w:r w:rsidR="00185FAA">
        <w:rPr>
          <w:rFonts w:ascii="Arial" w:hAnsi="Arial" w:cs="Arial"/>
          <w:sz w:val="24"/>
          <w:szCs w:val="24"/>
        </w:rPr>
        <w:t xml:space="preserve">California’s grassland </w:t>
      </w:r>
      <w:r w:rsidR="00D714D8">
        <w:rPr>
          <w:rFonts w:ascii="Arial" w:hAnsi="Arial" w:cs="Arial"/>
          <w:sz w:val="24"/>
          <w:szCs w:val="24"/>
        </w:rPr>
        <w:t>ecosystems</w:t>
      </w:r>
      <w:r>
        <w:rPr>
          <w:rFonts w:ascii="Arial" w:hAnsi="Arial" w:cs="Arial"/>
          <w:sz w:val="24"/>
          <w:szCs w:val="24"/>
        </w:rPr>
        <w:t>.</w:t>
      </w:r>
    </w:p>
    <w:p w14:paraId="4BEFECBF" w14:textId="4ADB9108"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2) Native perennial grasses and forbs thought to once cover much of </w:t>
      </w:r>
      <w:r w:rsidR="00E96CC5">
        <w:rPr>
          <w:rFonts w:ascii="Arial" w:hAnsi="Arial" w:cs="Arial"/>
          <w:sz w:val="24"/>
          <w:szCs w:val="24"/>
        </w:rPr>
        <w:t xml:space="preserve">the state’s </w:t>
      </w:r>
      <w:r>
        <w:rPr>
          <w:rFonts w:ascii="Arial" w:hAnsi="Arial" w:cs="Arial"/>
          <w:sz w:val="24"/>
          <w:szCs w:val="24"/>
        </w:rPr>
        <w:t>grassland habitat</w:t>
      </w:r>
    </w:p>
    <w:p w14:paraId="5F004ED7" w14:textId="12AAB210" w:rsidR="00217488" w:rsidRDefault="00B84809" w:rsidP="00274087">
      <w:pPr>
        <w:pStyle w:val="ListParagraph"/>
        <w:numPr>
          <w:ilvl w:val="1"/>
          <w:numId w:val="1"/>
        </w:numPr>
        <w:rPr>
          <w:rFonts w:ascii="Arial" w:hAnsi="Arial" w:cs="Arial"/>
          <w:sz w:val="24"/>
          <w:szCs w:val="24"/>
        </w:rPr>
      </w:pPr>
      <w:r>
        <w:rPr>
          <w:rFonts w:ascii="Arial" w:hAnsi="Arial" w:cs="Arial"/>
          <w:sz w:val="24"/>
          <w:szCs w:val="24"/>
        </w:rPr>
        <w:t xml:space="preserve">3) A set of </w:t>
      </w:r>
      <w:r w:rsidR="00E96CC5">
        <w:rPr>
          <w:rFonts w:ascii="Arial" w:hAnsi="Arial" w:cs="Arial"/>
          <w:sz w:val="24"/>
          <w:szCs w:val="24"/>
        </w:rPr>
        <w:t>highly invasive annual grasses that are rapidly expanding throughout California rangelands.</w:t>
      </w:r>
    </w:p>
    <w:p w14:paraId="397DC876" w14:textId="77777777" w:rsidR="00274087" w:rsidRPr="00274087" w:rsidRDefault="00274087" w:rsidP="00274087">
      <w:pPr>
        <w:pStyle w:val="ListParagraph"/>
        <w:ind w:left="1440"/>
        <w:rPr>
          <w:rFonts w:ascii="Arial" w:hAnsi="Arial" w:cs="Arial"/>
          <w:sz w:val="24"/>
          <w:szCs w:val="24"/>
        </w:rPr>
      </w:pPr>
    </w:p>
    <w:p w14:paraId="3AF556BD" w14:textId="5ED05AFF" w:rsidR="00B94E4E" w:rsidRPr="00A70AE2" w:rsidRDefault="00A70AE2" w:rsidP="00A70AE2">
      <w:pPr>
        <w:pStyle w:val="ListParagraph"/>
        <w:numPr>
          <w:ilvl w:val="0"/>
          <w:numId w:val="1"/>
        </w:numPr>
        <w:rPr>
          <w:rFonts w:ascii="Arial" w:hAnsi="Arial" w:cs="Arial"/>
          <w:sz w:val="24"/>
          <w:szCs w:val="24"/>
        </w:rPr>
      </w:pPr>
      <w:r>
        <w:rPr>
          <w:rFonts w:ascii="Arial" w:hAnsi="Arial" w:cs="Arial"/>
          <w:sz w:val="24"/>
          <w:szCs w:val="24"/>
        </w:rPr>
        <w:t>Past work has established general patterns in group life history strategy that correlate with colonization ability, invasion resistance, and response to climatic variation</w:t>
      </w:r>
      <w:r w:rsidR="00F40FB1" w:rsidRPr="00A70AE2">
        <w:rPr>
          <w:rFonts w:ascii="Arial" w:hAnsi="Arial" w:cs="Arial"/>
          <w:sz w:val="24"/>
          <w:szCs w:val="24"/>
        </w:rPr>
        <w:t xml:space="preserve"> </w:t>
      </w:r>
      <w:r w:rsidR="00F40FB1" w:rsidRPr="00A70AE2">
        <w:rPr>
          <w:rFonts w:ascii="Arial" w:hAnsi="Arial" w:cs="Arial"/>
          <w:sz w:val="24"/>
          <w:szCs w:val="24"/>
        </w:rPr>
        <w:fldChar w:fldCharType="begin" w:fldLock="1"/>
      </w:r>
      <w:r w:rsidR="006E46DF" w:rsidRPr="00A70AE2">
        <w:rPr>
          <w:rFonts w:ascii="Arial" w:hAnsi="Arial" w:cs="Arial"/>
          <w:sz w:val="24"/>
          <w:szCs w:val="24"/>
        </w:rPr>
        <w:instrText>ADDIN CSL_CITATION {"citationItems":[{"id":"ITEM-1","itemData":{"author":[{"dropping-particle":"","family":"Corbin","given":"Jeffrey D","non-dropping-particle":"","parse-names":false,"suffix":""},{"dropping-particle":"","family":"Dyer","given":"Andrew R.","non-dropping-particle":"","parse-names":false,"suffix":""},{"dropping-particle":"","family":"Seabloom","given":"Eric W.","non-dropping-particle":"","parse-names":false,"suffix":""}],"container-title":"California Grasslands: Ecology and Management","editor":[{"dropping-particle":"","family":"Corbin","given":"Jeffrey D","non-dropping-particle":"","parse-names":false,"suffix":""},{"dropping-particle":"","family":"Stromberg","given":"Mark R.","non-dropping-particle":"","parse-names":false,"suffix":""},{"dropping-particle":"","family":"D'Antonio","given":"Carla M.","non-dropping-particle":"","parse-names":false,"suffix":""}],"id":"ITEM-1","issued":{"date-parts":[["2007"]]},"title":"Competitive Interactions","type":"chapter"},"uris":["http://www.mendeley.com/documents/?uuid=6dafe0a8-7e07-46e2-9c24-91d78adaa5cc"]},{"id":"ITEM-2","itemData":{"DOI":"10.1007/s11258-008-9467-1","ISBN":"9789048127986","ISSN":"13850237","PMID":"15974422","abstract":"Early emergence of plant seedlings can offer strong competitive advantages over later-germinating neighbors through the preemption of limiting resources. This phenomenon may have contributed to the persistent dominance of European annual grasses over native perennial grasses in California grasslands, since the former species typically germinate earlier in the growing season than the latter and grow rapidly after establishing. Recently, European perennial grasses have been spreading into both non-native annual and native perennial coastal grass stands in California. These exotic perennials appear to be less affected by the priority effects arising from earlier germination by European annual grasses. In addition, these species interactions in California grasslands may be mediated by increasing anthropogenic or natural soil nitrogen inputs. We conducted a greenhouse experiment to test the effects of order of emergence and annual grass seedling density on native and exotic perennial grass seedling performance across different levels of nitrogen availability. We manipulated the order of emergence and density of an exotic annual grass (Bromus diandrus) grown with either Nassella pulchra (native perennial grass), Festuca rubra (native perennial grass), or Holcus lanatus (exotic perennial grass), with and without added nitrogen. Earlier B. diandrus emergence and higher B. diandrus density resulted in greater reduction in the aboveground productivity of the perennial grasses. However, B. diandrus suppressed both native perennials to a greater extent than it did H. lanatus. Nitrogen addition had no effect on the productivity of native perennials, but greatly increased the growth of the exotic perennial H. lanatus, grown with B. diandrus. These results suggest that the order of emergence of exotic annual versus native perennial grass seedlings could play an important role in the continued dominance of exotic annual grasses in California. The expansion of the exotic perennial grass H. lanatus in coastal California may be linked to its higher tolerance of earlier-emerging annual grasses and its ability to access soil resources amidst high densities of annual grasses.","author":[{"dropping-particle":"","family":"Abraham","given":"Joel K.","non-dropping-particle":"","parse-names":false,"suffix":""},{"dropping-particle":"","family":"Corbin","given":"Jeffrey D","non-dropping-particle":"","parse-names":false,"suffix":""},{"dropping-particle":"","family":"D'Antonio","given":"Carla M.","non-dropping-particle":"","parse-names":false,"suffix":""}],"container-title":"Plant Ecology","id":"ITEM-2","issue":"2","issued":{"date-parts":[["2009"]]},"page":"445-456","title":"California native and exotic perennial grasses differ in their response to soil nitrogen, exotic annual grass density, and order of emergence","type":"article-journal","volume":"201"},"uris":["http://www.mendeley.com/documents/?uuid=0018f37e-a9e2-4d7b-bacc-7fbccd8c1fa3"]},{"id":"ITEM-3","itemData":{"author":[{"dropping-particle":"","family":"Harpole","given":"W. Stanley","non-dropping-particle":"","parse-names":false,"suffix":""},{"dropping-particle":"","family":"Goldstein","given":"Leah","non-dropping-particle":"","parse-names":false,"suffix":""},{"dropping-particle":"","family":"Aicher","given":"Rebecca J.","non-dropping-particle":"","parse-names":false,"suffix":""}],"container-title":"California Grasslands Ecology and Management","edition":"1","editor":[{"dropping-particle":"","family":"Stromberg","given":"Mark R.","non-dropping-particle":"","parse-names":false,"suffix":""},{"dropping-particle":"","family":"Corbin","given":"Jeffrey D","non-dropping-particle":"","parse-names":false,"suffix":""},{"dropping-particle":"","family":"D'Antonio","given":"Carla M.","non-dropping-particle":"","parse-names":false,"suffix":""}],"id":"ITEM-3","issued":{"date-parts":[["2007"]]},"page":"119-128","publisher":"University of California Press","publisher-place":"Berkeley and Los Angeles, California","title":"Resource Limitation","type":"chapter"},"uris":["http://www.mendeley.com/documents/?uuid=02f63eb4-4fd5-43b4-8e54-7a49ca7ef8d3"]}],"mendeley":{"formattedCitation":"(Corbin et al. 2007, Harpole et al. 2007, Abraham et al. 2009)","plainTextFormattedCitation":"(Corbin et al. 2007, Harpole et al. 2007, Abraham et al. 2009)","previouslyFormattedCitation":"(Corbin et al. 2007, Harpole et al. 2007, Abraham et al. 2009)"},"properties":{"noteIndex":0},"schema":"https://github.com/citation-style-language/schema/raw/master/csl-citation.json"}</w:instrText>
      </w:r>
      <w:r w:rsidR="00F40FB1" w:rsidRPr="00A70AE2">
        <w:rPr>
          <w:rFonts w:ascii="Arial" w:hAnsi="Arial" w:cs="Arial"/>
          <w:sz w:val="24"/>
          <w:szCs w:val="24"/>
        </w:rPr>
        <w:fldChar w:fldCharType="separate"/>
      </w:r>
      <w:r w:rsidR="00F40FB1" w:rsidRPr="00A70AE2">
        <w:rPr>
          <w:rFonts w:ascii="Arial" w:hAnsi="Arial" w:cs="Arial"/>
          <w:noProof/>
          <w:sz w:val="24"/>
          <w:szCs w:val="24"/>
        </w:rPr>
        <w:t>(Corbin et al. 2007, Harpole et al. 2007, Abraham et al. 2009)</w:t>
      </w:r>
      <w:r w:rsidR="00F40FB1" w:rsidRPr="00A70AE2">
        <w:rPr>
          <w:rFonts w:ascii="Arial" w:hAnsi="Arial" w:cs="Arial"/>
          <w:sz w:val="24"/>
          <w:szCs w:val="24"/>
        </w:rPr>
        <w:fldChar w:fldCharType="end"/>
      </w:r>
      <w:r w:rsidR="00F6707B" w:rsidRPr="00A70AE2">
        <w:rPr>
          <w:rFonts w:ascii="Arial" w:hAnsi="Arial" w:cs="Arial"/>
          <w:sz w:val="24"/>
          <w:szCs w:val="24"/>
        </w:rPr>
        <w:t>.</w:t>
      </w:r>
      <w:r w:rsidR="00833E15" w:rsidRPr="00A70AE2">
        <w:rPr>
          <w:rFonts w:ascii="Arial" w:hAnsi="Arial" w:cs="Arial"/>
          <w:sz w:val="24"/>
          <w:szCs w:val="24"/>
        </w:rPr>
        <w:t xml:space="preserve"> </w:t>
      </w:r>
    </w:p>
    <w:p w14:paraId="16B6E0B5" w14:textId="7688C663" w:rsidR="00185FAA" w:rsidRDefault="00185FAA" w:rsidP="00185FAA">
      <w:pPr>
        <w:pStyle w:val="ListParagraph"/>
        <w:numPr>
          <w:ilvl w:val="1"/>
          <w:numId w:val="1"/>
        </w:numPr>
        <w:rPr>
          <w:rFonts w:ascii="Arial" w:hAnsi="Arial" w:cs="Arial"/>
          <w:sz w:val="24"/>
          <w:szCs w:val="24"/>
        </w:rPr>
      </w:pPr>
      <w:r>
        <w:rPr>
          <w:rFonts w:ascii="Arial" w:hAnsi="Arial" w:cs="Arial"/>
          <w:sz w:val="24"/>
          <w:szCs w:val="24"/>
        </w:rPr>
        <w:t>Exotic and native grasses exhibit pronounced differences in seed physiology, growth habit, and fecundity</w:t>
      </w:r>
      <w:r w:rsidR="007D63B0">
        <w:rPr>
          <w:rFonts w:ascii="Arial" w:hAnsi="Arial" w:cs="Arial"/>
          <w:sz w:val="24"/>
          <w:szCs w:val="24"/>
        </w:rPr>
        <w:t xml:space="preserve">. Large-seeded exotic annuals </w:t>
      </w:r>
      <w:r w:rsidR="0056626E">
        <w:rPr>
          <w:rFonts w:ascii="Arial" w:hAnsi="Arial" w:cs="Arial"/>
          <w:sz w:val="24"/>
          <w:szCs w:val="24"/>
        </w:rPr>
        <w:t>germinate rapidly with the onset of winter rains</w:t>
      </w:r>
      <w:r w:rsidR="00931D22">
        <w:rPr>
          <w:rFonts w:ascii="Arial" w:hAnsi="Arial" w:cs="Arial"/>
          <w:sz w:val="24"/>
          <w:szCs w:val="24"/>
        </w:rPr>
        <w:t xml:space="preserve"> </w:t>
      </w:r>
      <w:r w:rsidR="009B1E9A">
        <w:rPr>
          <w:rFonts w:ascii="Arial" w:hAnsi="Arial" w:cs="Arial"/>
          <w:sz w:val="24"/>
          <w:szCs w:val="24"/>
        </w:rPr>
        <w:t xml:space="preserve">and invest heavily in reproduction before senescence, </w:t>
      </w:r>
      <w:r w:rsidR="004516A3">
        <w:rPr>
          <w:rFonts w:ascii="Arial" w:hAnsi="Arial" w:cs="Arial"/>
          <w:sz w:val="24"/>
          <w:szCs w:val="24"/>
        </w:rPr>
        <w:t>producing</w:t>
      </w:r>
      <w:r w:rsidR="009B1E9A">
        <w:rPr>
          <w:rFonts w:ascii="Arial" w:hAnsi="Arial" w:cs="Arial"/>
          <w:sz w:val="24"/>
          <w:szCs w:val="24"/>
        </w:rPr>
        <w:t xml:space="preserve"> </w:t>
      </w:r>
      <w:proofErr w:type="spellStart"/>
      <w:r w:rsidR="007C535F">
        <w:rPr>
          <w:rFonts w:ascii="Arial" w:hAnsi="Arial" w:cs="Arial"/>
          <w:sz w:val="24"/>
          <w:szCs w:val="24"/>
        </w:rPr>
        <w:t>germinable</w:t>
      </w:r>
      <w:proofErr w:type="spellEnd"/>
      <w:r w:rsidR="006E46DF">
        <w:rPr>
          <w:rFonts w:ascii="Arial" w:hAnsi="Arial" w:cs="Arial"/>
          <w:sz w:val="24"/>
          <w:szCs w:val="24"/>
        </w:rPr>
        <w:t xml:space="preserve"> seed densities</w:t>
      </w:r>
      <w:r w:rsidR="00063FDE">
        <w:rPr>
          <w:rFonts w:ascii="Arial" w:hAnsi="Arial" w:cs="Arial"/>
          <w:sz w:val="24"/>
          <w:szCs w:val="24"/>
        </w:rPr>
        <w:t xml:space="preserve"> </w:t>
      </w:r>
      <w:r w:rsidR="00FB2949">
        <w:rPr>
          <w:rFonts w:ascii="Arial" w:hAnsi="Arial" w:cs="Arial"/>
          <w:sz w:val="24"/>
          <w:szCs w:val="24"/>
        </w:rPr>
        <w:t>up to</w:t>
      </w:r>
      <w:r w:rsidR="006C3E3D">
        <w:rPr>
          <w:rFonts w:ascii="Arial" w:hAnsi="Arial" w:cs="Arial"/>
          <w:sz w:val="24"/>
          <w:szCs w:val="24"/>
        </w:rPr>
        <w:t xml:space="preserve"> </w:t>
      </w:r>
      <w:r w:rsidR="00063FDE">
        <w:rPr>
          <w:rFonts w:ascii="Arial" w:hAnsi="Arial" w:cs="Arial"/>
          <w:sz w:val="24"/>
          <w:szCs w:val="24"/>
        </w:rPr>
        <w:t>1</w:t>
      </w:r>
      <w:r w:rsidR="00541E39">
        <w:rPr>
          <w:rFonts w:ascii="Arial" w:hAnsi="Arial" w:cs="Arial"/>
          <w:sz w:val="24"/>
          <w:szCs w:val="24"/>
        </w:rPr>
        <w:t>0</w:t>
      </w:r>
      <w:r w:rsidR="00063FDE">
        <w:rPr>
          <w:rFonts w:ascii="Arial" w:hAnsi="Arial" w:cs="Arial"/>
          <w:sz w:val="24"/>
          <w:szCs w:val="24"/>
        </w:rPr>
        <w:t>0,000 seeds/m</w:t>
      </w:r>
      <w:r w:rsidR="00063FDE">
        <w:rPr>
          <w:rFonts w:ascii="Arial" w:hAnsi="Arial" w:cs="Arial"/>
          <w:sz w:val="24"/>
          <w:szCs w:val="24"/>
          <w:vertAlign w:val="superscript"/>
        </w:rPr>
        <w:t>2</w:t>
      </w:r>
      <w:r w:rsidR="006E46DF">
        <w:rPr>
          <w:rFonts w:ascii="Arial" w:hAnsi="Arial" w:cs="Arial"/>
          <w:sz w:val="24"/>
          <w:szCs w:val="24"/>
          <w:vertAlign w:val="superscript"/>
        </w:rPr>
        <w:t xml:space="preserve"> </w:t>
      </w:r>
      <w:r w:rsidR="006E46DF">
        <w:rPr>
          <w:rFonts w:ascii="Arial" w:hAnsi="Arial" w:cs="Arial"/>
          <w:sz w:val="24"/>
          <w:szCs w:val="24"/>
          <w:vertAlign w:val="superscript"/>
        </w:rPr>
        <w:fldChar w:fldCharType="begin" w:fldLock="1"/>
      </w:r>
      <w:r w:rsidR="00C850DE">
        <w:rPr>
          <w:rFonts w:ascii="Arial" w:hAnsi="Arial" w:cs="Arial"/>
          <w:sz w:val="24"/>
          <w:szCs w:val="24"/>
          <w:vertAlign w:val="superscript"/>
        </w:rPr>
        <w:instrText>ADDIN CSL_CITATION {"citationItems":[{"id":"ITEM-1","itemData":{"ISBN":"0022-0477","author":[{"dropping-particle":"","family":"Bartolome","given":"J W","non-dropping-particle":"","parse-names":false,"suffix":""}],"container-title":"Journal of Ecology","id":"ITEM-1","issue":"1","issued":{"date-parts":[["1979"]]},"page":"273-281","title":"Germination and seedling establishment in California annual grassland","type":"article-journal","volume":"67"},"uris":["http://www.mendeley.com/documents/?uuid=2aeb7885-f1ca-4b57-9dc2-2a37f244e361"]}],"mendeley":{"formattedCitation":"(Bartolome 1979)","plainTextFormattedCitation":"(Bartolome 1979)","previouslyFormattedCitation":"(Bartolome 1979)"},"properties":{"noteIndex":0},"schema":"https://github.com/citation-style-language/schema/raw/master/csl-citation.json"}</w:instrText>
      </w:r>
      <w:r w:rsidR="006E46DF">
        <w:rPr>
          <w:rFonts w:ascii="Arial" w:hAnsi="Arial" w:cs="Arial"/>
          <w:sz w:val="24"/>
          <w:szCs w:val="24"/>
          <w:vertAlign w:val="superscript"/>
        </w:rPr>
        <w:fldChar w:fldCharType="separate"/>
      </w:r>
      <w:r w:rsidR="006E46DF" w:rsidRPr="006E46DF">
        <w:rPr>
          <w:rFonts w:ascii="Arial" w:hAnsi="Arial" w:cs="Arial"/>
          <w:noProof/>
          <w:sz w:val="24"/>
          <w:szCs w:val="24"/>
        </w:rPr>
        <w:t>(Bartolome 1979)</w:t>
      </w:r>
      <w:r w:rsidR="006E46DF">
        <w:rPr>
          <w:rFonts w:ascii="Arial" w:hAnsi="Arial" w:cs="Arial"/>
          <w:sz w:val="24"/>
          <w:szCs w:val="24"/>
          <w:vertAlign w:val="superscript"/>
        </w:rPr>
        <w:fldChar w:fldCharType="end"/>
      </w:r>
      <w:r w:rsidR="00063FDE">
        <w:rPr>
          <w:rFonts w:ascii="Arial" w:hAnsi="Arial" w:cs="Arial"/>
          <w:sz w:val="24"/>
          <w:szCs w:val="24"/>
        </w:rPr>
        <w:t xml:space="preserve">. </w:t>
      </w:r>
    </w:p>
    <w:p w14:paraId="43F8D4E5" w14:textId="79C3CD66" w:rsidR="00907F64" w:rsidRDefault="00063FDE" w:rsidP="00185FAA">
      <w:pPr>
        <w:pStyle w:val="ListParagraph"/>
        <w:numPr>
          <w:ilvl w:val="1"/>
          <w:numId w:val="1"/>
        </w:numPr>
        <w:rPr>
          <w:rFonts w:ascii="Arial" w:hAnsi="Arial" w:cs="Arial"/>
          <w:sz w:val="24"/>
          <w:szCs w:val="24"/>
        </w:rPr>
      </w:pPr>
      <w:r>
        <w:rPr>
          <w:rFonts w:ascii="Arial" w:hAnsi="Arial" w:cs="Arial"/>
          <w:sz w:val="24"/>
          <w:szCs w:val="24"/>
        </w:rPr>
        <w:t xml:space="preserve">Native grasses, on the other hand, </w:t>
      </w:r>
      <w:r w:rsidR="003A097E">
        <w:rPr>
          <w:rFonts w:ascii="Arial" w:hAnsi="Arial" w:cs="Arial"/>
          <w:sz w:val="24"/>
          <w:szCs w:val="24"/>
        </w:rPr>
        <w:t xml:space="preserve">often produce far fewer seeds of much lower mass that may fail to compete with annual grasses at early life stages. </w:t>
      </w:r>
      <w:r w:rsidR="003F0D02">
        <w:rPr>
          <w:rFonts w:ascii="Arial" w:hAnsi="Arial" w:cs="Arial"/>
          <w:sz w:val="24"/>
          <w:szCs w:val="24"/>
        </w:rPr>
        <w:t xml:space="preserve">However, once established, </w:t>
      </w:r>
      <w:r w:rsidR="00D01DEE">
        <w:rPr>
          <w:rFonts w:ascii="Arial" w:hAnsi="Arial" w:cs="Arial"/>
          <w:sz w:val="24"/>
          <w:szCs w:val="24"/>
        </w:rPr>
        <w:t xml:space="preserve">hardy perennials </w:t>
      </w:r>
      <w:r w:rsidR="00907F64">
        <w:rPr>
          <w:rFonts w:ascii="Arial" w:hAnsi="Arial" w:cs="Arial"/>
          <w:sz w:val="24"/>
          <w:szCs w:val="24"/>
        </w:rPr>
        <w:t xml:space="preserve">are characterized by </w:t>
      </w:r>
      <w:r w:rsidR="00AF268E">
        <w:rPr>
          <w:rFonts w:ascii="Arial" w:hAnsi="Arial" w:cs="Arial"/>
          <w:sz w:val="24"/>
          <w:szCs w:val="24"/>
        </w:rPr>
        <w:t>low mortality</w:t>
      </w:r>
      <w:r w:rsidR="00DA7F87">
        <w:rPr>
          <w:rFonts w:ascii="Arial" w:hAnsi="Arial" w:cs="Arial"/>
          <w:sz w:val="24"/>
          <w:szCs w:val="24"/>
        </w:rPr>
        <w:t xml:space="preserve"> and</w:t>
      </w:r>
      <w:r w:rsidR="00DE3827">
        <w:rPr>
          <w:rFonts w:ascii="Arial" w:hAnsi="Arial" w:cs="Arial"/>
          <w:sz w:val="24"/>
          <w:szCs w:val="24"/>
        </w:rPr>
        <w:t xml:space="preserve"> long-term persistence without </w:t>
      </w:r>
      <w:r w:rsidR="00133B2A">
        <w:rPr>
          <w:rFonts w:ascii="Arial" w:hAnsi="Arial" w:cs="Arial"/>
          <w:sz w:val="24"/>
          <w:szCs w:val="24"/>
        </w:rPr>
        <w:t xml:space="preserve">active </w:t>
      </w:r>
      <w:r w:rsidR="00DE3827">
        <w:rPr>
          <w:rFonts w:ascii="Arial" w:hAnsi="Arial" w:cs="Arial"/>
          <w:sz w:val="24"/>
          <w:szCs w:val="24"/>
        </w:rPr>
        <w:t>disturbance</w:t>
      </w:r>
      <w:r w:rsidR="00163F8C">
        <w:rPr>
          <w:rFonts w:ascii="Arial" w:hAnsi="Arial" w:cs="Arial"/>
          <w:sz w:val="24"/>
          <w:szCs w:val="24"/>
        </w:rPr>
        <w:t xml:space="preserve"> </w:t>
      </w:r>
      <w:r w:rsidR="00163F8C">
        <w:rPr>
          <w:rFonts w:ascii="Arial" w:hAnsi="Arial" w:cs="Arial"/>
          <w:sz w:val="24"/>
          <w:szCs w:val="24"/>
        </w:rPr>
        <w:fldChar w:fldCharType="begin" w:fldLock="1"/>
      </w:r>
      <w:r w:rsidR="006E46DF">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2003)","plainTextFormattedCitation":"(Seabloom et al. 2003)","previouslyFormattedCitation":"(Seabloom et al. 2003)"},"properties":{"noteIndex":0},"schema":"https://github.com/citation-style-language/schema/raw/master/csl-citation.json"}</w:instrText>
      </w:r>
      <w:r w:rsidR="00163F8C">
        <w:rPr>
          <w:rFonts w:ascii="Arial" w:hAnsi="Arial" w:cs="Arial"/>
          <w:sz w:val="24"/>
          <w:szCs w:val="24"/>
        </w:rPr>
        <w:fldChar w:fldCharType="separate"/>
      </w:r>
      <w:r w:rsidR="00163F8C" w:rsidRPr="00163F8C">
        <w:rPr>
          <w:rFonts w:ascii="Arial" w:hAnsi="Arial" w:cs="Arial"/>
          <w:noProof/>
          <w:sz w:val="24"/>
          <w:szCs w:val="24"/>
        </w:rPr>
        <w:t>(Seabloom et al. 2003)</w:t>
      </w:r>
      <w:r w:rsidR="00163F8C">
        <w:rPr>
          <w:rFonts w:ascii="Arial" w:hAnsi="Arial" w:cs="Arial"/>
          <w:sz w:val="24"/>
          <w:szCs w:val="24"/>
        </w:rPr>
        <w:fldChar w:fldCharType="end"/>
      </w:r>
      <w:r w:rsidR="00DA7F87">
        <w:rPr>
          <w:rFonts w:ascii="Arial" w:hAnsi="Arial" w:cs="Arial"/>
          <w:sz w:val="24"/>
          <w:szCs w:val="24"/>
        </w:rPr>
        <w:t>.</w:t>
      </w:r>
      <w:r w:rsidR="00907F64">
        <w:rPr>
          <w:rFonts w:ascii="Arial" w:hAnsi="Arial" w:cs="Arial"/>
          <w:sz w:val="24"/>
          <w:szCs w:val="24"/>
        </w:rPr>
        <w:t xml:space="preserve"> </w:t>
      </w:r>
    </w:p>
    <w:p w14:paraId="31D2DD53" w14:textId="5914AE63" w:rsidR="00554AC5" w:rsidRDefault="00554AC5" w:rsidP="00185FAA">
      <w:pPr>
        <w:pStyle w:val="ListParagraph"/>
        <w:numPr>
          <w:ilvl w:val="1"/>
          <w:numId w:val="1"/>
        </w:numPr>
        <w:rPr>
          <w:rFonts w:ascii="Arial" w:hAnsi="Arial" w:cs="Arial"/>
          <w:sz w:val="24"/>
          <w:szCs w:val="24"/>
        </w:rPr>
      </w:pPr>
      <w:r>
        <w:rPr>
          <w:rFonts w:ascii="Arial" w:hAnsi="Arial" w:cs="Arial"/>
          <w:sz w:val="24"/>
          <w:szCs w:val="24"/>
        </w:rPr>
        <w:t xml:space="preserve">Similarly to exotic annuals, invasive grasses produce seeds in high densities, though exhibit a later phenology and pronounced litter feedbacks that may </w:t>
      </w:r>
      <w:r w:rsidR="001C3178">
        <w:rPr>
          <w:rFonts w:ascii="Arial" w:hAnsi="Arial" w:cs="Arial"/>
          <w:sz w:val="24"/>
          <w:szCs w:val="24"/>
        </w:rPr>
        <w:t>inhibit growth of new colonists</w:t>
      </w:r>
      <w:r w:rsidR="001932A4">
        <w:rPr>
          <w:rFonts w:ascii="Arial" w:hAnsi="Arial" w:cs="Arial"/>
          <w:sz w:val="24"/>
          <w:szCs w:val="24"/>
        </w:rPr>
        <w:t xml:space="preserve"> </w:t>
      </w:r>
      <w:r w:rsidR="0018485F">
        <w:rPr>
          <w:rFonts w:ascii="Arial" w:hAnsi="Arial" w:cs="Arial"/>
          <w:sz w:val="24"/>
          <w:szCs w:val="24"/>
        </w:rPr>
        <w:fldChar w:fldCharType="begin" w:fldLock="1"/>
      </w:r>
      <w:r w:rsidR="005E26C1">
        <w:rPr>
          <w:rFonts w:ascii="Arial" w:hAnsi="Arial" w:cs="Arial"/>
          <w:sz w:val="24"/>
          <w:szCs w:val="24"/>
        </w:rPr>
        <w:instrText>ADDIN CSL_CITATION {"citationItems":[{"id":"ITEM-1","itemData":{"author":[{"dropping-particle":"","family":"Young","given":"James A","non-dropping-particle":"","parse-names":false,"suffix":""}],"id":"ITEM-1","issue":"3","issued":{"date-parts":[["1992"]]},"title":"Ecology and management of medusahead (Taeniatherum caput-medusae ssp. asperum  Melderis)","type":"article-journal","volume":"52"},"uris":["http://www.mendeley.com/documents/?uuid=63084cff-ea94-4740-a79b-5cf7c3da4a19"]}],"mendeley":{"formattedCitation":"(Young 1992)","plainTextFormattedCitation":"(Young 1992)","previouslyFormattedCitation":"(Young 1992)"},"properties":{"noteIndex":0},"schema":"https://github.com/citation-style-language/schema/raw/master/csl-citation.json"}</w:instrText>
      </w:r>
      <w:r w:rsidR="0018485F">
        <w:rPr>
          <w:rFonts w:ascii="Arial" w:hAnsi="Arial" w:cs="Arial"/>
          <w:sz w:val="24"/>
          <w:szCs w:val="24"/>
        </w:rPr>
        <w:fldChar w:fldCharType="separate"/>
      </w:r>
      <w:r w:rsidR="0018485F" w:rsidRPr="0018485F">
        <w:rPr>
          <w:rFonts w:ascii="Arial" w:hAnsi="Arial" w:cs="Arial"/>
          <w:noProof/>
          <w:sz w:val="24"/>
          <w:szCs w:val="24"/>
        </w:rPr>
        <w:t>(Young 1992)</w:t>
      </w:r>
      <w:r w:rsidR="0018485F">
        <w:rPr>
          <w:rFonts w:ascii="Arial" w:hAnsi="Arial" w:cs="Arial"/>
          <w:sz w:val="24"/>
          <w:szCs w:val="24"/>
        </w:rPr>
        <w:fldChar w:fldCharType="end"/>
      </w:r>
      <w:r w:rsidR="001C3178">
        <w:rPr>
          <w:rFonts w:ascii="Arial" w:hAnsi="Arial" w:cs="Arial"/>
          <w:sz w:val="24"/>
          <w:szCs w:val="24"/>
        </w:rPr>
        <w:t>.</w:t>
      </w:r>
    </w:p>
    <w:p w14:paraId="198799EA" w14:textId="361AB8E4" w:rsidR="00E16C6C" w:rsidRDefault="006F4213" w:rsidP="005521D7">
      <w:pPr>
        <w:pStyle w:val="ListParagraph"/>
        <w:numPr>
          <w:ilvl w:val="1"/>
          <w:numId w:val="1"/>
        </w:numPr>
        <w:rPr>
          <w:rFonts w:ascii="Arial" w:hAnsi="Arial" w:cs="Arial"/>
          <w:sz w:val="24"/>
          <w:szCs w:val="24"/>
        </w:rPr>
      </w:pPr>
      <w:r>
        <w:rPr>
          <w:rFonts w:ascii="Arial" w:hAnsi="Arial" w:cs="Arial"/>
          <w:sz w:val="24"/>
          <w:szCs w:val="24"/>
        </w:rPr>
        <w:t xml:space="preserve">Through </w:t>
      </w:r>
      <w:r w:rsidR="003E23C5">
        <w:rPr>
          <w:rFonts w:ascii="Arial" w:hAnsi="Arial" w:cs="Arial"/>
          <w:sz w:val="24"/>
          <w:szCs w:val="24"/>
        </w:rPr>
        <w:t>interaction with these different life history strategies</w:t>
      </w:r>
      <w:r w:rsidR="002B5874">
        <w:rPr>
          <w:rFonts w:ascii="Arial" w:hAnsi="Arial" w:cs="Arial"/>
          <w:sz w:val="24"/>
          <w:szCs w:val="24"/>
        </w:rPr>
        <w:t>, s</w:t>
      </w:r>
      <w:r w:rsidR="007E107D">
        <w:rPr>
          <w:rFonts w:ascii="Arial" w:hAnsi="Arial" w:cs="Arial"/>
          <w:sz w:val="24"/>
          <w:szCs w:val="24"/>
        </w:rPr>
        <w:t xml:space="preserve">easonal patterns of precipitation and temperature can exert considerable control </w:t>
      </w:r>
      <w:r w:rsidR="0053201D">
        <w:rPr>
          <w:rFonts w:ascii="Arial" w:hAnsi="Arial" w:cs="Arial"/>
          <w:sz w:val="24"/>
          <w:szCs w:val="24"/>
        </w:rPr>
        <w:t xml:space="preserve">over productivity and community composition </w:t>
      </w:r>
      <w:r w:rsidR="003E23C5">
        <w:rPr>
          <w:rFonts w:ascii="Arial" w:hAnsi="Arial" w:cs="Arial"/>
          <w:sz w:val="24"/>
          <w:szCs w:val="24"/>
        </w:rPr>
        <w:t>in California grasslands</w:t>
      </w:r>
      <w:r w:rsidR="003B72EF">
        <w:rPr>
          <w:rFonts w:ascii="Arial" w:hAnsi="Arial" w:cs="Arial"/>
          <w:sz w:val="24"/>
          <w:szCs w:val="24"/>
        </w:rPr>
        <w:t xml:space="preserve"> </w:t>
      </w:r>
      <w:r w:rsidR="0053201D">
        <w:rPr>
          <w:rFonts w:ascii="Arial" w:hAnsi="Arial" w:cs="Arial"/>
          <w:sz w:val="24"/>
          <w:szCs w:val="24"/>
        </w:rPr>
        <w:fldChar w:fldCharType="begin" w:fldLock="1"/>
      </w:r>
      <w:r w:rsidR="006E46DF">
        <w:rPr>
          <w:rFonts w:ascii="Arial" w:hAnsi="Arial" w:cs="Arial"/>
          <w:sz w:val="24"/>
          <w:szCs w:val="24"/>
        </w:rPr>
        <w:instrText>ADDIN CSL_CITATION {"citationItems":[{"id":"ITEM-1","itemData":{"DOI":"10.2307/1936378","ISBN":"0012-9658","ISSN":"0012-9658","abstract":"Weather patterns significantly influence annual vegetation, both within and between years. The impact of these weather patterns on standing crop, cover, and botanical composition were investigated during the years 1955-1973 inclusive. Standing crop increased as the growing season progressed from March to June, while cover declined. Erodium spp. Carduus pycnocephalus, Geranium spp. and Hypochoeris glabra all declined between these 2 calendar dates. Other annual species increased in botanical composition as the growing season progressed. Weather patterns primarily influenced total standing crop during the initial period of plant growth. Following germination, temperatures were typically warm and conducive to plant growth; drought at this time suppressed total standing crop. Consistent precipitation following fall germination, and again during the period of rapid plant growth in spring, contributes to a \"grass year\" in the annual type. The sequence of freezing temperatures in relation to phenology of developing grass seedlings determines the relative proportion of annual grass species from one year to the next. Botanical composition of Trifolium spp. and Medicago hispida depends upon mild autumn weather, particularly when such fall weather favors none of the annual grass species. Botanical composition of Erodium spp. positively correlated with weather patterns associated with dry fall conditions. Multiple regressions of standing crop on weather patterns produced useful guidelines for manipulating animal units to achieve complete utilization of available forage, particularly when these equations were implemented in seasonal stages.","author":[{"dropping-particle":"","family":"Pitt","given":"M. D.","non-dropping-particle":"","parse-names":false,"suffix":""},{"dropping-particle":"","family":"Heady","given":"H. F.","non-dropping-particle":"","parse-names":false,"suffix":""}],"container-title":"Ecology","id":"ITEM-1","issue":"No. 2 (Mar., 1978)","issued":{"date-parts":[["1978"]]},"page":"pp. 336-350 (article consists of 15 pages)","title":"Responses of annual vegetation to temperature and rainfall patterns in northern California","type":"article-journal","volume":"Vol. 59"},"uris":["http://www.mendeley.com/documents/?uuid=bec88bc7-e1c7-4aee-be8f-3fe13346c23b"]},{"id":"ITEM-2","itemData":{"author":[{"dropping-particle":"","family":"Reever Morghan","given":"Kimberly J","non-dropping-particle":"","parse-names":false,"suffix":""},{"dropping-particle":"","family":"Corbin","given":"Jeffrey D.","non-dropping-particle":"","parse-names":false,"suffix":""},{"dropping-particle":"","family":"Gerlach","given":"John D.","non-dropping-particle":"","parse-names":false,"suffix":""}],"container-title":"California Grasslands: Ecology and Management","edition":"1","editor":[{"dropping-particle":"","family":"Corbin","given":"Jeffrey D","non-dropping-particle":"","parse-names":false,"suffix":""},{"dropping-particle":"","family":"Stromberg","given":"Mark R.","non-dropping-particle":"","parse-names":false,"suffix":""},{"dropping-particle":"","family":"D'Antonio","given":"Carla M.","non-dropping-particle":"","parse-names":false,"suffix":""}],"id":"ITEM-2","issued":{"date-parts":[["2007"]]},"page":"87-93","publisher":"University of California Press","publisher-place":"Berkeley and Los Angeles, California","title":"Water Relations","type":"chapter"},"uris":["http://www.mendeley.com/documents/?uuid=20ef6af4-4556-4b9c-a807-5cc5117f16f5"]}],"mendeley":{"formattedCitation":"(Pitt and Heady 1978, Reever Morghan et al. 2007)","plainTextFormattedCitation":"(Pitt and Heady 1978, Reever Morghan et al. 2007)","previouslyFormattedCitation":"(Pitt and Heady 1978, Reever Morghan et al. 2007)"},"properties":{"noteIndex":0},"schema":"https://github.com/citation-style-language/schema/raw/master/csl-citation.json"}</w:instrText>
      </w:r>
      <w:r w:rsidR="0053201D">
        <w:rPr>
          <w:rFonts w:ascii="Arial" w:hAnsi="Arial" w:cs="Arial"/>
          <w:sz w:val="24"/>
          <w:szCs w:val="24"/>
        </w:rPr>
        <w:fldChar w:fldCharType="separate"/>
      </w:r>
      <w:r w:rsidR="0053201D" w:rsidRPr="0053201D">
        <w:rPr>
          <w:rFonts w:ascii="Arial" w:hAnsi="Arial" w:cs="Arial"/>
          <w:noProof/>
          <w:sz w:val="24"/>
          <w:szCs w:val="24"/>
        </w:rPr>
        <w:t>(Pitt and Heady 1978, Reever Morghan et al. 2007)</w:t>
      </w:r>
      <w:r w:rsidR="0053201D">
        <w:rPr>
          <w:rFonts w:ascii="Arial" w:hAnsi="Arial" w:cs="Arial"/>
          <w:sz w:val="24"/>
          <w:szCs w:val="24"/>
        </w:rPr>
        <w:fldChar w:fldCharType="end"/>
      </w:r>
      <w:r w:rsidR="0053201D">
        <w:rPr>
          <w:rFonts w:ascii="Arial" w:hAnsi="Arial" w:cs="Arial"/>
          <w:sz w:val="24"/>
          <w:szCs w:val="24"/>
        </w:rPr>
        <w:t xml:space="preserve">. </w:t>
      </w:r>
      <w:r w:rsidR="00DE350B">
        <w:rPr>
          <w:rFonts w:ascii="Arial" w:hAnsi="Arial" w:cs="Arial"/>
          <w:sz w:val="24"/>
          <w:szCs w:val="24"/>
        </w:rPr>
        <w:t>For example, p</w:t>
      </w:r>
      <w:r w:rsidR="00C84C0F">
        <w:rPr>
          <w:rFonts w:ascii="Arial" w:hAnsi="Arial" w:cs="Arial"/>
          <w:sz w:val="24"/>
          <w:szCs w:val="24"/>
        </w:rPr>
        <w:t xml:space="preserve">eriodic droughts early in the growing season </w:t>
      </w:r>
      <w:r w:rsidR="006938C3">
        <w:rPr>
          <w:rFonts w:ascii="Arial" w:hAnsi="Arial" w:cs="Arial"/>
          <w:sz w:val="24"/>
          <w:szCs w:val="24"/>
        </w:rPr>
        <w:t xml:space="preserve">are thought to </w:t>
      </w:r>
      <w:r w:rsidR="00326858">
        <w:rPr>
          <w:rFonts w:ascii="Arial" w:hAnsi="Arial" w:cs="Arial"/>
          <w:sz w:val="24"/>
          <w:szCs w:val="24"/>
        </w:rPr>
        <w:t xml:space="preserve">result in significant mortality of </w:t>
      </w:r>
      <w:r w:rsidR="00F54A24">
        <w:rPr>
          <w:rFonts w:ascii="Arial" w:hAnsi="Arial" w:cs="Arial"/>
          <w:sz w:val="24"/>
          <w:szCs w:val="24"/>
        </w:rPr>
        <w:t>annual grasses</w:t>
      </w:r>
      <w:r w:rsidR="008951EB">
        <w:rPr>
          <w:rFonts w:ascii="Arial" w:hAnsi="Arial" w:cs="Arial"/>
          <w:sz w:val="24"/>
          <w:szCs w:val="24"/>
        </w:rPr>
        <w:t xml:space="preserve">, while </w:t>
      </w:r>
      <w:r w:rsidR="00B46C16">
        <w:rPr>
          <w:rFonts w:ascii="Arial" w:hAnsi="Arial" w:cs="Arial"/>
          <w:sz w:val="24"/>
          <w:szCs w:val="24"/>
        </w:rPr>
        <w:t xml:space="preserve">late-season rains </w:t>
      </w:r>
      <w:r w:rsidR="001F087B">
        <w:rPr>
          <w:rFonts w:ascii="Arial" w:hAnsi="Arial" w:cs="Arial"/>
          <w:sz w:val="24"/>
          <w:szCs w:val="24"/>
        </w:rPr>
        <w:t>may favor growth of invasive species</w:t>
      </w:r>
      <w:r w:rsidR="00A01FF3">
        <w:rPr>
          <w:rFonts w:ascii="Arial" w:hAnsi="Arial" w:cs="Arial"/>
          <w:sz w:val="24"/>
          <w:szCs w:val="24"/>
        </w:rPr>
        <w:t>.</w:t>
      </w:r>
    </w:p>
    <w:p w14:paraId="3A33CE48" w14:textId="77777777" w:rsidR="005521D7" w:rsidRPr="005521D7" w:rsidRDefault="005521D7" w:rsidP="005521D7">
      <w:pPr>
        <w:pStyle w:val="ListParagraph"/>
        <w:ind w:left="1440"/>
        <w:rPr>
          <w:rFonts w:ascii="Arial" w:hAnsi="Arial" w:cs="Arial"/>
          <w:sz w:val="24"/>
          <w:szCs w:val="24"/>
        </w:rPr>
      </w:pPr>
    </w:p>
    <w:p w14:paraId="14FB1E50" w14:textId="48B263C7" w:rsidR="001A0643" w:rsidRPr="0052554C" w:rsidRDefault="00746D53" w:rsidP="001A0643">
      <w:pPr>
        <w:pStyle w:val="ListParagraph"/>
        <w:numPr>
          <w:ilvl w:val="0"/>
          <w:numId w:val="1"/>
        </w:numPr>
        <w:spacing w:after="160" w:line="256" w:lineRule="auto"/>
        <w:rPr>
          <w:b/>
        </w:rPr>
      </w:pPr>
      <w:r>
        <w:rPr>
          <w:rFonts w:ascii="Arial" w:hAnsi="Arial" w:cs="Arial"/>
          <w:sz w:val="24"/>
          <w:szCs w:val="24"/>
        </w:rPr>
        <w:t>Recent</w:t>
      </w:r>
      <w:r w:rsidR="00010A42">
        <w:rPr>
          <w:rFonts w:ascii="Arial" w:hAnsi="Arial" w:cs="Arial"/>
          <w:sz w:val="24"/>
          <w:szCs w:val="24"/>
        </w:rPr>
        <w:t xml:space="preserve">, large-scale disturbances </w:t>
      </w:r>
      <w:r w:rsidR="001E7B47">
        <w:rPr>
          <w:rFonts w:ascii="Arial" w:hAnsi="Arial" w:cs="Arial"/>
          <w:sz w:val="24"/>
          <w:szCs w:val="24"/>
        </w:rPr>
        <w:t xml:space="preserve">in the form </w:t>
      </w:r>
      <w:r w:rsidR="008D6E51">
        <w:rPr>
          <w:rFonts w:ascii="Arial" w:hAnsi="Arial" w:cs="Arial"/>
          <w:sz w:val="24"/>
          <w:szCs w:val="24"/>
        </w:rPr>
        <w:t>of a historic drought</w:t>
      </w:r>
      <w:r w:rsidR="009E7DB6">
        <w:rPr>
          <w:rFonts w:ascii="Arial" w:hAnsi="Arial" w:cs="Arial"/>
          <w:sz w:val="24"/>
          <w:szCs w:val="24"/>
        </w:rPr>
        <w:t xml:space="preserve"> and </w:t>
      </w:r>
      <w:r w:rsidR="002B78D4">
        <w:rPr>
          <w:rFonts w:ascii="Arial" w:hAnsi="Arial" w:cs="Arial"/>
          <w:sz w:val="24"/>
          <w:szCs w:val="24"/>
        </w:rPr>
        <w:t>widespread</w:t>
      </w:r>
      <w:r w:rsidR="0035403A">
        <w:rPr>
          <w:rFonts w:ascii="Arial" w:hAnsi="Arial" w:cs="Arial"/>
          <w:sz w:val="24"/>
          <w:szCs w:val="24"/>
        </w:rPr>
        <w:t xml:space="preserve"> wildfires </w:t>
      </w:r>
      <w:r w:rsidR="00283180">
        <w:rPr>
          <w:rFonts w:ascii="Arial" w:hAnsi="Arial" w:cs="Arial"/>
          <w:sz w:val="24"/>
          <w:szCs w:val="24"/>
        </w:rPr>
        <w:t xml:space="preserve">have emphasized the need </w:t>
      </w:r>
      <w:r w:rsidR="006B28CC">
        <w:rPr>
          <w:rFonts w:ascii="Arial" w:hAnsi="Arial" w:cs="Arial"/>
          <w:sz w:val="24"/>
          <w:szCs w:val="24"/>
        </w:rPr>
        <w:t xml:space="preserve">to </w:t>
      </w:r>
      <w:r w:rsidR="00AE04B3">
        <w:rPr>
          <w:rFonts w:ascii="Arial" w:hAnsi="Arial" w:cs="Arial"/>
          <w:sz w:val="24"/>
          <w:szCs w:val="24"/>
        </w:rPr>
        <w:t xml:space="preserve">predict vegetation </w:t>
      </w:r>
      <w:r w:rsidR="00B033A8">
        <w:rPr>
          <w:rFonts w:ascii="Arial" w:hAnsi="Arial" w:cs="Arial"/>
          <w:sz w:val="24"/>
          <w:szCs w:val="24"/>
        </w:rPr>
        <w:t xml:space="preserve">dynamics as communities respond </w:t>
      </w:r>
      <w:r w:rsidR="00332B0D">
        <w:rPr>
          <w:rFonts w:ascii="Arial" w:hAnsi="Arial" w:cs="Arial"/>
          <w:sz w:val="24"/>
          <w:szCs w:val="24"/>
        </w:rPr>
        <w:t>to these events</w:t>
      </w:r>
      <w:r w:rsidR="00B033A8">
        <w:rPr>
          <w:rFonts w:ascii="Arial" w:hAnsi="Arial" w:cs="Arial"/>
          <w:sz w:val="24"/>
          <w:szCs w:val="24"/>
        </w:rPr>
        <w:t xml:space="preserve">. </w:t>
      </w:r>
      <w:r w:rsidR="001A0643" w:rsidRPr="00C420ED">
        <w:rPr>
          <w:rFonts w:ascii="Arial" w:hAnsi="Arial" w:cs="Arial"/>
          <w:sz w:val="24"/>
          <w:szCs w:val="24"/>
        </w:rPr>
        <w:t xml:space="preserve">Current climate projections emphasize increased duration and intensity of drought events in California which may act as critical tipping points in many ecosystems </w:t>
      </w:r>
      <w:r w:rsidR="001A0643" w:rsidRPr="00C420ED">
        <w:rPr>
          <w:rFonts w:ascii="Arial" w:hAnsi="Arial" w:cs="Arial"/>
          <w:sz w:val="24"/>
          <w:szCs w:val="24"/>
        </w:rPr>
        <w:fldChar w:fldCharType="begin" w:fldLock="1"/>
      </w:r>
      <w:r w:rsidR="00671B3E">
        <w:rPr>
          <w:rFonts w:ascii="Arial" w:hAnsi="Arial" w:cs="Arial"/>
          <w:sz w:val="24"/>
          <w:szCs w:val="24"/>
        </w:rPr>
        <w:instrText>ADDIN CSL_CITATION {"citationItems":[{"id":"ITEM-1","itemData":{"DOI":"10.1007/s00382-012-1337-9","ISSN":"0930-7575","author":[{"dropping-particle":"","family":"Pierce","given":"David W.","non-dropping-particle":"","parse-names":false,"suffix":""},{"dropping-particle":"","family":"Das","given":"Tapash","non-dropping-particle":"","parse-names":false,"suffix":""},{"dropping-particle":"","family":"Cayan","given":"Daniel R.","non-dropping-particle":"","parse-names":false,"suffix":""},{"dropping-particle":"","family":"Maurer","given":"Edwin P.","non-dropping-particle":"","parse-names":false,"suffix":""},{"dropping-particle":"","family":"Miller","given":"Norman L.","non-dropping-particle":"","parse-names":false,"suffix":""},{"dropping-particle":"","family":"Bao","given":"Yan","non-dropping-particle":"","parse-names":false,"suffix":""},{"dropping-particle":"","family":"Kanamitsu","given":"M.","non-dropping-particle":"","parse-names":false,"suffix":""},{"dropping-particle":"","family":"Yoshimura","given":"Kei","non-dropping-particle":"","parse-names":false,"suffix":""},{"dropping-particle":"","family":"Snyder","given":"Mark a.","non-dropping-particle":"","parse-names":false,"suffix":""},{"dropping-particle":"","family":"Sloan","given":"Lisa C.","non-dropping-particle":"","parse-names":false,"suffix":""},{"dropping-particle":"","family":"Franco","given":"Guido","non-dropping-particle":"","parse-names":false,"suffix":""},{"dropping-particle":"","family":"Tyree","given":"Mary","non-dropping-particle":"","parse-names":false,"suffix":""}],"container-title":"Climate Dynamics","id":"ITEM-1","issue":"3-4","issued":{"date-parts":[["2012","3","30"]]},"page":"839-856","title":"Probabilistic estimates of future changes in California temperature and precipitation using statistical and dynamical downscaling","type":"article-journal","volume":"40"},"uris":["http://www.mendeley.com/documents/?uuid=a716257d-87a5-4451-b252-b7dbbf6f6017"]},{"id":"ITEM-2","itemData":{"abstract":"Ecosystem services are the goods and servicesfresh water, soil, biological and genetic diversity, crop pollination, carbon sequestration, climate stabilization, and recreationthat people obtain from intact, natural systems. Ecosystem services play a crucial role in sustaining human wellbeing and economic viability in California. Californians benefit substantially from the delivery of an array of ecosystem services for which substitutes are costly or completely unavailable. Climate change is likely to substantially alter or even eliminate certain ecosystem services. To better understand the consequences of climate change and to develop effective means of adapting, it is critical that we improve our understanding of the links between climate, ecosystems, and the economic value of ecosystem services. This report projects the impact of future climate change on the natural provision of four key ecosystem services in California (carbon sequestration, forage production, water for instream flows for salmon, and snow recreation) and biodiversity, and the resulting change in market and nonmarket value of each service. Under most scenarios of climate change, the provision of all four ecosystem services will decline, leading to a decline in the economic output and wellbeing for the state. The report also reveals that our scientific understanding of the links between climate, ecosystems, and economic value is still poorly developed for California. A comprehensive research program focused on developing models and estimating the impacts of climate change on ecosystem services in California will be an important tool for reversing current and future losses in the economic value of our natural ecosystems.","author":[{"dropping-particle":"","family":"Shaw","given":"M Rebecca","non-dropping-particle":"","parse-names":false,"suffix":""},{"dropping-particle":"","family":"Pendleton","given":"Linwood","non-dropping-particle":"","parse-names":false,"suffix":""},{"dropping-particle":"","family":"Morris","given":"Belinda","non-dropping-particle":"","parse-names":false,"suffix":""},{"dropping-particle":"","family":"Bratman","given":"Greg","non-dropping-particle":"","parse-names":false,"suffix":""},{"dropping-particle":"","family":"Bachelet","given":"Dominique","non-dropping-particle":"","parse-names":false,"suffix":""},{"dropping-particle":"","family":"Klausmeyer","given":"Kirk","non-dropping-particle":"","parse-names":false,"suffix":""},{"dropping-particle":"","family":"Mackenzie","given":"Jason","non-dropping-particle":"","parse-names":false,"suffix":""},{"dropping-particle":"","family":"Conklin","given":"Dave","non-dropping-particle":"","parse-names":false,"suffix":""},{"dropping-particle":"","family":"Haunreiter","given":"Erik","non-dropping-particle":"","parse-names":false,"suffix":""},{"dropping-particle":"","family":"Daly","given":"Chris","non-dropping-particle":"","parse-names":false,"suffix":""}],"container-title":"California Climate Change Center","id":"ITEM-2","issue":"March 2009","issued":{"date-parts":[["2009"]]},"number-of-pages":"1-114","title":"The Impact of Climate Change on California ’ s Ecosystem Services","type":"report","volume":"114"},"uris":["http://www.mendeley.com/documents/?uuid=98de514f-a64f-4908-8012-b72cbce03fb3"]},{"id":"ITEM-3","itemData":{"DOI":"10.1038/s41558-018-0255-1","ISBN":"1758-678X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Change","id":"ITEM-3","issue":"9","issued":{"date-parts":[["2018"]]},"page":"819-824","publisher":"Springer US","title":"Ecological winners and losers of extreme drought in California","type":"article-journal","volume":"8"},"uris":["http://www.mendeley.com/documents/?uuid=2b3f06c7-a2d6-4314-9130-fe243fa82505"]}],"mendeley":{"formattedCitation":"(Shaw et al. 2009, Pierce et al. 2012, Prugh et al. 2018)","plainTextFormattedCitation":"(Shaw et al. 2009, Pierce et al. 2012, Prugh et al. 2018)","previouslyFormattedCitation":"(Shaw et al. 2009, Pierce et al. 2012, Prugh et al. 2018)"},"properties":{"noteIndex":0},"schema":"https://github.com/citation-style-language/schema/raw/master/csl-citation.json"}</w:instrText>
      </w:r>
      <w:r w:rsidR="001A0643" w:rsidRPr="00C420ED">
        <w:rPr>
          <w:rFonts w:ascii="Arial" w:hAnsi="Arial" w:cs="Arial"/>
          <w:sz w:val="24"/>
          <w:szCs w:val="24"/>
        </w:rPr>
        <w:fldChar w:fldCharType="separate"/>
      </w:r>
      <w:r w:rsidR="005E26C1" w:rsidRPr="005E26C1">
        <w:rPr>
          <w:rFonts w:ascii="Arial" w:hAnsi="Arial" w:cs="Arial"/>
          <w:noProof/>
          <w:sz w:val="24"/>
          <w:szCs w:val="24"/>
        </w:rPr>
        <w:t>(Shaw et al. 2009, Pierce et al. 2012, Prugh et al. 2018)</w:t>
      </w:r>
      <w:r w:rsidR="001A0643" w:rsidRPr="00C420ED">
        <w:rPr>
          <w:rFonts w:ascii="Arial" w:hAnsi="Arial" w:cs="Arial"/>
          <w:sz w:val="24"/>
          <w:szCs w:val="24"/>
        </w:rPr>
        <w:fldChar w:fldCharType="end"/>
      </w:r>
      <w:r w:rsidR="001A0643" w:rsidRPr="00C420ED">
        <w:rPr>
          <w:rFonts w:ascii="Arial" w:hAnsi="Arial" w:cs="Arial"/>
          <w:sz w:val="24"/>
          <w:szCs w:val="24"/>
        </w:rPr>
        <w:t>.</w:t>
      </w:r>
    </w:p>
    <w:p w14:paraId="35BAF0A5" w14:textId="4A530604" w:rsidR="005553D0" w:rsidRPr="00D65139" w:rsidRDefault="0052554C" w:rsidP="0058747D">
      <w:pPr>
        <w:pStyle w:val="ListParagraph"/>
        <w:numPr>
          <w:ilvl w:val="0"/>
          <w:numId w:val="1"/>
        </w:numPr>
        <w:rPr>
          <w:rFonts w:ascii="Arial" w:hAnsi="Arial" w:cs="Arial"/>
          <w:sz w:val="24"/>
          <w:szCs w:val="24"/>
        </w:rPr>
      </w:pPr>
      <w:r>
        <w:rPr>
          <w:rFonts w:ascii="Arial" w:hAnsi="Arial" w:cs="Arial"/>
          <w:sz w:val="24"/>
          <w:szCs w:val="24"/>
        </w:rPr>
        <w:t>As climatic variation is expected to increase in many systems globally, there is a clear need to provide analytical tools that can rapidly update core predictions as novel conditions present themselves.</w:t>
      </w:r>
    </w:p>
    <w:p w14:paraId="23C71AB6" w14:textId="72BE35C4" w:rsidR="0058747D" w:rsidRDefault="00E41620" w:rsidP="0058747D">
      <w:pPr>
        <w:rPr>
          <w:rFonts w:ascii="Arial" w:hAnsi="Arial" w:cs="Arial"/>
          <w:b/>
          <w:sz w:val="24"/>
          <w:szCs w:val="24"/>
        </w:rPr>
      </w:pPr>
      <w:r>
        <w:rPr>
          <w:rFonts w:ascii="Arial" w:hAnsi="Arial" w:cs="Arial"/>
          <w:b/>
          <w:sz w:val="24"/>
          <w:szCs w:val="24"/>
        </w:rPr>
        <w:lastRenderedPageBreak/>
        <w:t xml:space="preserve">Justification </w:t>
      </w:r>
    </w:p>
    <w:p w14:paraId="69B078B9" w14:textId="2D6FB476" w:rsidR="0032113B" w:rsidRDefault="007C495B" w:rsidP="00B5710D">
      <w:pPr>
        <w:pStyle w:val="ListParagraph"/>
        <w:numPr>
          <w:ilvl w:val="0"/>
          <w:numId w:val="1"/>
        </w:numPr>
        <w:rPr>
          <w:rFonts w:ascii="Arial" w:hAnsi="Arial" w:cs="Arial"/>
          <w:sz w:val="24"/>
          <w:szCs w:val="24"/>
        </w:rPr>
      </w:pPr>
      <w:r w:rsidRPr="007C495B">
        <w:rPr>
          <w:rFonts w:ascii="Arial" w:hAnsi="Arial" w:cs="Arial"/>
          <w:sz w:val="24"/>
          <w:szCs w:val="24"/>
        </w:rPr>
        <w:t xml:space="preserve">While </w:t>
      </w:r>
      <w:r>
        <w:rPr>
          <w:rFonts w:ascii="Arial" w:hAnsi="Arial" w:cs="Arial"/>
          <w:sz w:val="24"/>
          <w:szCs w:val="24"/>
        </w:rPr>
        <w:t xml:space="preserve">descriptive </w:t>
      </w:r>
      <w:r w:rsidR="00EB31B1">
        <w:rPr>
          <w:rFonts w:ascii="Arial" w:hAnsi="Arial" w:cs="Arial"/>
          <w:sz w:val="24"/>
          <w:szCs w:val="24"/>
        </w:rPr>
        <w:t xml:space="preserve">state and transition models </w:t>
      </w:r>
      <w:r w:rsidR="00577AAD">
        <w:rPr>
          <w:rFonts w:ascii="Arial" w:hAnsi="Arial" w:cs="Arial"/>
          <w:sz w:val="24"/>
          <w:szCs w:val="24"/>
        </w:rPr>
        <w:t xml:space="preserve">are often used to </w:t>
      </w:r>
      <w:r w:rsidR="007D58AC">
        <w:rPr>
          <w:rFonts w:ascii="Arial" w:hAnsi="Arial" w:cs="Arial"/>
          <w:sz w:val="24"/>
          <w:szCs w:val="24"/>
        </w:rPr>
        <w:t xml:space="preserve">guide management in this system, </w:t>
      </w:r>
      <w:r w:rsidR="00401D03">
        <w:rPr>
          <w:rFonts w:ascii="Arial" w:hAnsi="Arial" w:cs="Arial"/>
          <w:sz w:val="24"/>
          <w:szCs w:val="24"/>
        </w:rPr>
        <w:t xml:space="preserve">there exist few quantitative tests of </w:t>
      </w:r>
      <w:r w:rsidR="00EC3514">
        <w:rPr>
          <w:rFonts w:ascii="Arial" w:hAnsi="Arial" w:cs="Arial"/>
          <w:sz w:val="24"/>
          <w:szCs w:val="24"/>
        </w:rPr>
        <w:t>their key assumptions</w:t>
      </w:r>
      <w:r w:rsidR="00EA2D5C">
        <w:rPr>
          <w:rFonts w:ascii="Arial" w:hAnsi="Arial" w:cs="Arial"/>
          <w:sz w:val="24"/>
          <w:szCs w:val="24"/>
        </w:rPr>
        <w:t xml:space="preserve"> with empirical data</w:t>
      </w:r>
      <w:r w:rsidR="00671B3E">
        <w:rPr>
          <w:rFonts w:ascii="Arial" w:hAnsi="Arial" w:cs="Arial"/>
          <w:sz w:val="24"/>
          <w:szCs w:val="24"/>
        </w:rPr>
        <w:t xml:space="preserve"> </w:t>
      </w:r>
      <w:r w:rsidR="00671B3E">
        <w:rPr>
          <w:rFonts w:ascii="Arial" w:hAnsi="Arial" w:cs="Arial"/>
          <w:sz w:val="24"/>
          <w:szCs w:val="24"/>
        </w:rPr>
        <w:fldChar w:fldCharType="begin" w:fldLock="1"/>
      </w:r>
      <w:r w:rsidR="000273D6">
        <w:rPr>
          <w:rFonts w:ascii="Arial" w:hAnsi="Arial" w:cs="Arial"/>
          <w:sz w:val="24"/>
          <w:szCs w:val="24"/>
        </w:rPr>
        <w:instrText>ADDIN CSL_CITATION {"citationItems":[{"id":"ITEM-1","itemData":{"DOI":"10.1890/11-0704.1","ISBN":"1051-0761","ISSN":"10510761","PMID":"22611843","abstract":"Resilience-based frameworks, including state-and-transition models (STM), are being increasingly called upon to inform policy and guide ecosystem management, particularly in rangelands. Yet, multiple challenges impede their effective implementation: (1) paucity of empirical tests of resilience concepts, such as alternative states and thresholds, and (2) heavy reliance on expert models, which are seldom tested against empirical data. We developed an analytical protocol to identify unique plant communities and their transitions, and applied it to a long-term vegetation record from the Sonoran Desert (1953-2009). We assessed whether empirical trends were consistent with resilience concepts, and evaluated how they may inform the construction and interpretation of expert STMs. Seven statistically distinct plant communities were identified based on the cover of 22 plant species in 68 permanent transects. We recorded 253 instances of community transitions, associated with changes in species composition between successive samplings. Expectedly, transitions were more frequent among proximate communities with similar species pools than among distant communities. But unexpectedly, communities and transitions were not strongly constrained by soil type and topography. Only 18 transitions featured disproportionately large compositional turnover (species dissimilarity ranged between 0.54 and 0.68), and these were closely associated with communities were that dominated by the common shrub (burroweed, Haplopappus tenuisecta); indicating that only some, and not all, communities may be prone to large compositional change. Temporal dynamics in individual transects illustrated four general trajectories: stability, nondirectional drift, reversibility, and directional shifts that were not reversed even after 2-3 decades. The frequency of transitions and the accompanying species dissimilarity were both positively correlated with fluctuation in precipitation, indicating that climatic drivers require more attention in STMs. Many features of the expert models, including the number of communities and participant species, were consistent with empirical trends, but expert models underrepresented increases recent in cacti while overemphasizing the introduced Lehmann's lovegrass (Eragrostis lehmanniana). Quantification of communities and transitions within long-term vegetation records presents several quantitative metrics such as transition frequency, magnitude of accompanying composi…","author":[{"dropping-particle":"","family":"Bagchi","given":"Sumanta","non-dropping-particle":"","parse-names":false,"suffix":""},{"dropping-particle":"","family":"Briske","given":"David D.","non-dropping-particle":"","parse-names":false,"suffix":""},{"dropping-particle":"","family":"Wu","given":"X. B.","non-dropping-particle":"","parse-names":false,"suffix":""},{"dropping-particle":"","family":"McClaran","given":"Mitchel P.","non-dropping-particle":"","parse-names":false,"suffix":""},{"dropping-particle":"","family":"Bestelmeyer","given":"Brandon T.","non-dropping-particle":"","parse-names":false,"suffix":""},{"dropping-particle":"","family":"Fernández-Giménez","given":"Maria E.","non-dropping-particle":"","parse-names":false,"suffix":""}],"container-title":"Ecological Applications","id":"ITEM-1","issue":"2","issued":{"date-parts":[["2012"]]},"page":"400-411","title":"Empirical assessment of state-and-transition models with a long-term vegetation record from the Sonoran Desert","type":"article-journal","volume":"22"},"uris":["http://www.mendeley.com/documents/?uuid=a1f71a70-50cc-4b82-9267-b1324a156420"]},{"id":"ITEM-2","itemData":{"DOI":"10.1002/ecy.1478","ISBN":"1939-9170","ISSN":"00129658","abstract":"Resilience-based frameworks, founded upon the existence of multiple attractors and regime shifts, have long been applied to complex dynamics of semiarid systems. Utilizing seed addition tests in experimental plantings along grazing gradients, we applied an increase-when-rare criterion to identify bidirectional (states can invade each other) and directional (only one state can invade) transitions among vegetation states characteristic of California grass-lands over five years. Annual forage and medusahead grasslands were able to invade each other at all grazing intensities, indicating coexistence. Directional transitions involving invasion of native bunchgrass by other species occurred as grazing intensity increased; recovery (transi-tions to natives) did not occur at low grazing. While directional transitions at some grazing intensities were accompanied by state persistence at others, we found little evidence for persis-tence of alternative states at any grazing intensity. Our results suggest that grazing can affect resilience by causing hard-to-reverse transitions, but rarely produces alternative states. However, variation in precipitation seems to dominate grazing responses, supporting the appli-cability of the nonequilibrium concept in our study system.","author":[{"dropping-particle":"","family":"Stein","given":"Claudia","non-dropping-particle":"","parse-names":false,"suffix":""},{"dropping-particle":"","family":"Harpole","given":"William Stanley","non-dropping-particle":"","parse-names":false,"suffix":""},{"dropping-particle":"","family":"Suding","given":"Katharine N.","non-dropping-particle":"","parse-names":false,"suffix":""}],"container-title":"Ecology","id":"ITEM-2","issue":"9","issued":{"date-parts":[["2016"]]},"page":"2319-2330","title":"Transitions and invasion along a grazing gradient in experimental California grasslands","type":"article-journal","volume":"97"},"uris":["http://www.mendeley.com/documents/?uuid=7196c2a8-e610-465c-a76f-55622d43178d"]},{"id":"ITEM-3","itemData":{"DOI":"10.1023/A:1020363603900","ISBN":"1385-0237","ISSN":"13850237","abstract":"Using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Ecology","id":"ITEM-3","issue":"1","issued":{"date-parts":[["2002"]]},"page":"49-65","title":"A state-transition approach to understanding nonequilibrium plant community dynamics in Californian grasslands","type":"article-journal","volume":"162"},"uris":["http://www.mendeley.com/documents/?uuid=2b6b7ca7-495f-4e07-9952-d03615a13cbf"]}],"mendeley":{"formattedCitation":"(Jackson and Bartolome 2002, Bagchi et al. 2012, Stein et al. 2016)","manualFormatting":"(e.g. Jackson and Bartolome 2002, Bagchi et al. 2012, Stein et al. 2016)","plainTextFormattedCitation":"(Jackson and Bartolome 2002, Bagchi et al. 2012, Stein et al. 2016)","previouslyFormattedCitation":"(Jackson and Bartolome 2002, Bagchi et al. 2012, Stein et al. 2016)"},"properties":{"noteIndex":0},"schema":"https://github.com/citation-style-language/schema/raw/master/csl-citation.json"}</w:instrText>
      </w:r>
      <w:r w:rsidR="00671B3E">
        <w:rPr>
          <w:rFonts w:ascii="Arial" w:hAnsi="Arial" w:cs="Arial"/>
          <w:sz w:val="24"/>
          <w:szCs w:val="24"/>
        </w:rPr>
        <w:fldChar w:fldCharType="separate"/>
      </w:r>
      <w:r w:rsidR="00671B3E" w:rsidRPr="00671B3E">
        <w:rPr>
          <w:rFonts w:ascii="Arial" w:hAnsi="Arial" w:cs="Arial"/>
          <w:noProof/>
          <w:sz w:val="24"/>
          <w:szCs w:val="24"/>
        </w:rPr>
        <w:t>(</w:t>
      </w:r>
      <w:r w:rsidR="000273D6">
        <w:rPr>
          <w:rFonts w:ascii="Arial" w:hAnsi="Arial" w:cs="Arial"/>
          <w:noProof/>
          <w:sz w:val="24"/>
          <w:szCs w:val="24"/>
        </w:rPr>
        <w:t xml:space="preserve">e.g. </w:t>
      </w:r>
      <w:r w:rsidR="00671B3E" w:rsidRPr="00671B3E">
        <w:rPr>
          <w:rFonts w:ascii="Arial" w:hAnsi="Arial" w:cs="Arial"/>
          <w:noProof/>
          <w:sz w:val="24"/>
          <w:szCs w:val="24"/>
        </w:rPr>
        <w:t>Jackson and Bartolome 2002, Bagchi et al. 2012, Stein et al. 2016)</w:t>
      </w:r>
      <w:r w:rsidR="00671B3E">
        <w:rPr>
          <w:rFonts w:ascii="Arial" w:hAnsi="Arial" w:cs="Arial"/>
          <w:sz w:val="24"/>
          <w:szCs w:val="24"/>
        </w:rPr>
        <w:fldChar w:fldCharType="end"/>
      </w:r>
      <w:r w:rsidR="00EC3514">
        <w:rPr>
          <w:rFonts w:ascii="Arial" w:hAnsi="Arial" w:cs="Arial"/>
          <w:sz w:val="24"/>
          <w:szCs w:val="24"/>
        </w:rPr>
        <w:t xml:space="preserve">. </w:t>
      </w:r>
      <w:r w:rsidR="00794406" w:rsidRPr="00B5710D">
        <w:rPr>
          <w:rFonts w:ascii="Arial" w:hAnsi="Arial" w:cs="Arial"/>
          <w:sz w:val="24"/>
          <w:szCs w:val="24"/>
        </w:rPr>
        <w:t xml:space="preserve">The value of a state-transition model </w:t>
      </w:r>
      <w:r w:rsidR="0039342F" w:rsidRPr="00B5710D">
        <w:rPr>
          <w:rFonts w:ascii="Arial" w:hAnsi="Arial" w:cs="Arial"/>
          <w:sz w:val="24"/>
          <w:szCs w:val="24"/>
        </w:rPr>
        <w:t xml:space="preserve">rests upon </w:t>
      </w:r>
      <w:r w:rsidR="00563A30" w:rsidRPr="00B5710D">
        <w:rPr>
          <w:rFonts w:ascii="Arial" w:hAnsi="Arial" w:cs="Arial"/>
          <w:sz w:val="24"/>
          <w:szCs w:val="24"/>
        </w:rPr>
        <w:t>both the effectiveness</w:t>
      </w:r>
      <w:r w:rsidR="0086305A" w:rsidRPr="00B5710D">
        <w:rPr>
          <w:rFonts w:ascii="Arial" w:hAnsi="Arial" w:cs="Arial"/>
          <w:sz w:val="24"/>
          <w:szCs w:val="24"/>
        </w:rPr>
        <w:t xml:space="preserve"> </w:t>
      </w:r>
      <w:r w:rsidR="00D119E0" w:rsidRPr="00B5710D">
        <w:rPr>
          <w:rFonts w:ascii="Arial" w:hAnsi="Arial" w:cs="Arial"/>
          <w:sz w:val="24"/>
          <w:szCs w:val="24"/>
        </w:rPr>
        <w:t xml:space="preserve">of state types </w:t>
      </w:r>
      <w:r w:rsidR="00D60780" w:rsidRPr="00B5710D">
        <w:rPr>
          <w:rFonts w:ascii="Arial" w:hAnsi="Arial" w:cs="Arial"/>
          <w:sz w:val="24"/>
          <w:szCs w:val="24"/>
        </w:rPr>
        <w:t xml:space="preserve">partitioning total variation in plant composition, and accurate prediction </w:t>
      </w:r>
      <w:r w:rsidR="00E36A83" w:rsidRPr="00B5710D">
        <w:rPr>
          <w:rFonts w:ascii="Arial" w:hAnsi="Arial" w:cs="Arial"/>
          <w:sz w:val="24"/>
          <w:szCs w:val="24"/>
        </w:rPr>
        <w:t>of transition</w:t>
      </w:r>
      <w:r w:rsidR="00E81D09">
        <w:rPr>
          <w:rFonts w:ascii="Arial" w:hAnsi="Arial" w:cs="Arial"/>
          <w:sz w:val="24"/>
          <w:szCs w:val="24"/>
        </w:rPr>
        <w:t xml:space="preserve"> events</w:t>
      </w:r>
      <w:r w:rsidR="00E36A83" w:rsidRPr="00B5710D">
        <w:rPr>
          <w:rFonts w:ascii="Arial" w:hAnsi="Arial" w:cs="Arial"/>
          <w:sz w:val="24"/>
          <w:szCs w:val="24"/>
        </w:rPr>
        <w:t xml:space="preserve">. </w:t>
      </w:r>
    </w:p>
    <w:p w14:paraId="09982077" w14:textId="2BDF1448" w:rsidR="00ED1ADE" w:rsidRPr="004D2497" w:rsidRDefault="00B5710D" w:rsidP="004D2497">
      <w:pPr>
        <w:pStyle w:val="ListParagraph"/>
        <w:numPr>
          <w:ilvl w:val="0"/>
          <w:numId w:val="1"/>
        </w:numPr>
        <w:rPr>
          <w:rFonts w:ascii="Arial" w:hAnsi="Arial" w:cs="Arial"/>
          <w:sz w:val="24"/>
          <w:szCs w:val="24"/>
        </w:rPr>
      </w:pPr>
      <w:r>
        <w:rPr>
          <w:rFonts w:ascii="Arial" w:hAnsi="Arial" w:cs="Arial"/>
          <w:sz w:val="24"/>
          <w:szCs w:val="24"/>
        </w:rPr>
        <w:t xml:space="preserve">Modern computational </w:t>
      </w:r>
      <w:r w:rsidR="00CF4482">
        <w:rPr>
          <w:rFonts w:ascii="Arial" w:hAnsi="Arial" w:cs="Arial"/>
          <w:sz w:val="24"/>
          <w:szCs w:val="24"/>
        </w:rPr>
        <w:t xml:space="preserve">techniques offer an opportunity </w:t>
      </w:r>
      <w:r w:rsidR="00344CC1">
        <w:rPr>
          <w:rFonts w:ascii="Arial" w:hAnsi="Arial" w:cs="Arial"/>
          <w:sz w:val="24"/>
          <w:szCs w:val="24"/>
        </w:rPr>
        <w:t xml:space="preserve">to </w:t>
      </w:r>
      <w:r w:rsidR="001A2BF8">
        <w:rPr>
          <w:rFonts w:ascii="Arial" w:hAnsi="Arial" w:cs="Arial"/>
          <w:sz w:val="24"/>
          <w:szCs w:val="24"/>
        </w:rPr>
        <w:t>evaluate</w:t>
      </w:r>
      <w:r w:rsidR="00D15700">
        <w:rPr>
          <w:rFonts w:ascii="Arial" w:hAnsi="Arial" w:cs="Arial"/>
          <w:sz w:val="24"/>
          <w:szCs w:val="24"/>
        </w:rPr>
        <w:t xml:space="preserve"> these assumption</w:t>
      </w:r>
      <w:r w:rsidR="006E3B66">
        <w:rPr>
          <w:rFonts w:ascii="Arial" w:hAnsi="Arial" w:cs="Arial"/>
          <w:sz w:val="24"/>
          <w:szCs w:val="24"/>
        </w:rPr>
        <w:t>s</w:t>
      </w:r>
      <w:r w:rsidR="00D15700">
        <w:rPr>
          <w:rFonts w:ascii="Arial" w:hAnsi="Arial" w:cs="Arial"/>
          <w:sz w:val="24"/>
          <w:szCs w:val="24"/>
        </w:rPr>
        <w:t xml:space="preserve"> </w:t>
      </w:r>
      <w:r w:rsidR="006E3B66">
        <w:rPr>
          <w:rFonts w:ascii="Arial" w:hAnsi="Arial" w:cs="Arial"/>
          <w:sz w:val="24"/>
          <w:szCs w:val="24"/>
        </w:rPr>
        <w:t xml:space="preserve">through </w:t>
      </w:r>
      <w:r w:rsidR="00326569">
        <w:rPr>
          <w:rFonts w:ascii="Arial" w:hAnsi="Arial" w:cs="Arial"/>
          <w:sz w:val="24"/>
          <w:szCs w:val="24"/>
        </w:rPr>
        <w:t xml:space="preserve">algorithmic classification of states </w:t>
      </w:r>
      <w:r w:rsidR="00D936AF">
        <w:rPr>
          <w:rFonts w:ascii="Arial" w:hAnsi="Arial" w:cs="Arial"/>
          <w:sz w:val="24"/>
          <w:szCs w:val="24"/>
        </w:rPr>
        <w:t xml:space="preserve">and direct quantification of </w:t>
      </w:r>
      <w:r w:rsidR="00E5502C">
        <w:rPr>
          <w:rFonts w:ascii="Arial" w:hAnsi="Arial" w:cs="Arial"/>
          <w:sz w:val="24"/>
          <w:szCs w:val="24"/>
        </w:rPr>
        <w:t xml:space="preserve">their associated </w:t>
      </w:r>
      <w:r w:rsidR="00D936AF">
        <w:rPr>
          <w:rFonts w:ascii="Arial" w:hAnsi="Arial" w:cs="Arial"/>
          <w:sz w:val="24"/>
          <w:szCs w:val="24"/>
        </w:rPr>
        <w:t>transition probabilities.</w:t>
      </w:r>
      <w:r w:rsidR="004D2497">
        <w:rPr>
          <w:rFonts w:ascii="Arial" w:hAnsi="Arial" w:cs="Arial"/>
          <w:sz w:val="24"/>
          <w:szCs w:val="24"/>
        </w:rPr>
        <w:t xml:space="preserve"> </w:t>
      </w:r>
      <w:r w:rsidR="00ED1ADE" w:rsidRPr="004D2497">
        <w:rPr>
          <w:rFonts w:ascii="Arial" w:hAnsi="Arial" w:cs="Arial"/>
          <w:sz w:val="24"/>
          <w:szCs w:val="24"/>
        </w:rPr>
        <w:t>The benefits of this approach are twofold:</w:t>
      </w:r>
    </w:p>
    <w:p w14:paraId="2C222017" w14:textId="7974A29A" w:rsidR="00ED1ADE" w:rsidRDefault="00ED1ADE" w:rsidP="00ED1ADE">
      <w:pPr>
        <w:pStyle w:val="ListParagraph"/>
        <w:numPr>
          <w:ilvl w:val="1"/>
          <w:numId w:val="1"/>
        </w:numPr>
        <w:rPr>
          <w:rFonts w:ascii="Arial" w:hAnsi="Arial" w:cs="Arial"/>
          <w:sz w:val="24"/>
          <w:szCs w:val="24"/>
        </w:rPr>
      </w:pPr>
      <w:r>
        <w:rPr>
          <w:rFonts w:ascii="Arial" w:hAnsi="Arial" w:cs="Arial"/>
          <w:sz w:val="24"/>
          <w:szCs w:val="24"/>
        </w:rPr>
        <w:t>First,</w:t>
      </w:r>
      <w:r w:rsidR="008B3270">
        <w:rPr>
          <w:rFonts w:ascii="Arial" w:hAnsi="Arial" w:cs="Arial"/>
          <w:sz w:val="24"/>
          <w:szCs w:val="24"/>
        </w:rPr>
        <w:t xml:space="preserve"> </w:t>
      </w:r>
      <w:r w:rsidR="00D65139">
        <w:rPr>
          <w:rFonts w:ascii="Arial" w:hAnsi="Arial" w:cs="Arial"/>
          <w:sz w:val="24"/>
          <w:szCs w:val="24"/>
        </w:rPr>
        <w:t>quantitative approaches provide a clear rationale to state partitioning free of the subjective biases that may affect STMs based on expert opinion.</w:t>
      </w:r>
    </w:p>
    <w:p w14:paraId="5D6B3DA2" w14:textId="21E5D113" w:rsidR="001B0276" w:rsidRDefault="00ED1ADE" w:rsidP="001B0276">
      <w:pPr>
        <w:pStyle w:val="ListParagraph"/>
        <w:numPr>
          <w:ilvl w:val="1"/>
          <w:numId w:val="1"/>
        </w:numPr>
        <w:rPr>
          <w:rFonts w:ascii="Arial" w:hAnsi="Arial" w:cs="Arial"/>
          <w:sz w:val="24"/>
          <w:szCs w:val="24"/>
        </w:rPr>
      </w:pPr>
      <w:r>
        <w:rPr>
          <w:rFonts w:ascii="Arial" w:hAnsi="Arial" w:cs="Arial"/>
          <w:sz w:val="24"/>
          <w:szCs w:val="24"/>
        </w:rPr>
        <w:t xml:space="preserve">Second, </w:t>
      </w:r>
      <w:r w:rsidR="00D65139">
        <w:rPr>
          <w:rFonts w:ascii="Arial" w:hAnsi="Arial" w:cs="Arial"/>
          <w:sz w:val="24"/>
          <w:szCs w:val="24"/>
        </w:rPr>
        <w:t xml:space="preserve">core predictions made by quantitative STMs may be rapidly updated with the addition of </w:t>
      </w:r>
      <w:r w:rsidR="00377B70">
        <w:rPr>
          <w:rFonts w:ascii="Arial" w:hAnsi="Arial" w:cs="Arial"/>
          <w:sz w:val="24"/>
          <w:szCs w:val="24"/>
        </w:rPr>
        <w:t xml:space="preserve">new </w:t>
      </w:r>
      <w:r w:rsidR="00D65139">
        <w:rPr>
          <w:rFonts w:ascii="Arial" w:hAnsi="Arial" w:cs="Arial"/>
          <w:sz w:val="24"/>
          <w:szCs w:val="24"/>
        </w:rPr>
        <w:t xml:space="preserve">data. The influence of novel environmental conditions, such as those expected in Mediterranean systems under many climate change scenarios, </w:t>
      </w:r>
      <w:r w:rsidR="007C265A">
        <w:rPr>
          <w:rFonts w:ascii="Arial" w:hAnsi="Arial" w:cs="Arial"/>
          <w:sz w:val="24"/>
          <w:szCs w:val="24"/>
        </w:rPr>
        <w:t xml:space="preserve">are incorporated </w:t>
      </w:r>
      <w:r w:rsidR="00D65139">
        <w:rPr>
          <w:rFonts w:ascii="Arial" w:hAnsi="Arial" w:cs="Arial"/>
          <w:sz w:val="24"/>
          <w:szCs w:val="24"/>
        </w:rPr>
        <w:t xml:space="preserve">as </w:t>
      </w:r>
      <w:r w:rsidR="00E528F0">
        <w:rPr>
          <w:rFonts w:ascii="Arial" w:hAnsi="Arial" w:cs="Arial"/>
          <w:sz w:val="24"/>
          <w:szCs w:val="24"/>
        </w:rPr>
        <w:t xml:space="preserve">new </w:t>
      </w:r>
      <w:r w:rsidR="00D65139">
        <w:rPr>
          <w:rFonts w:ascii="Arial" w:hAnsi="Arial" w:cs="Arial"/>
          <w:sz w:val="24"/>
          <w:szCs w:val="24"/>
        </w:rPr>
        <w:t>observations become available.</w:t>
      </w:r>
    </w:p>
    <w:p w14:paraId="6DB211F0" w14:textId="48D1BC04" w:rsidR="009778C4" w:rsidRDefault="00A73714" w:rsidP="009E7E64">
      <w:pPr>
        <w:pStyle w:val="ListParagraph"/>
        <w:numPr>
          <w:ilvl w:val="0"/>
          <w:numId w:val="1"/>
        </w:numPr>
        <w:rPr>
          <w:rFonts w:ascii="Arial" w:hAnsi="Arial" w:cs="Arial"/>
          <w:sz w:val="24"/>
          <w:szCs w:val="24"/>
        </w:rPr>
      </w:pPr>
      <w:proofErr w:type="gramStart"/>
      <w:r>
        <w:rPr>
          <w:rFonts w:ascii="Arial" w:hAnsi="Arial" w:cs="Arial"/>
          <w:sz w:val="24"/>
          <w:szCs w:val="24"/>
        </w:rPr>
        <w:t>In light of</w:t>
      </w:r>
      <w:proofErr w:type="gramEnd"/>
      <w:r>
        <w:rPr>
          <w:rFonts w:ascii="Arial" w:hAnsi="Arial" w:cs="Arial"/>
          <w:sz w:val="24"/>
          <w:szCs w:val="24"/>
        </w:rPr>
        <w:t xml:space="preserve"> recent climatic extremes</w:t>
      </w:r>
      <w:r w:rsidR="00C323AE">
        <w:rPr>
          <w:rFonts w:ascii="Arial" w:hAnsi="Arial" w:cs="Arial"/>
          <w:sz w:val="24"/>
          <w:szCs w:val="24"/>
        </w:rPr>
        <w:t xml:space="preserve"> </w:t>
      </w:r>
      <w:r w:rsidR="00E959D8">
        <w:rPr>
          <w:rFonts w:ascii="Arial" w:hAnsi="Arial" w:cs="Arial"/>
          <w:sz w:val="24"/>
          <w:szCs w:val="24"/>
        </w:rPr>
        <w:t xml:space="preserve">influencing </w:t>
      </w:r>
      <w:r w:rsidR="00C323AE">
        <w:rPr>
          <w:rFonts w:ascii="Arial" w:hAnsi="Arial" w:cs="Arial"/>
          <w:sz w:val="24"/>
          <w:szCs w:val="24"/>
        </w:rPr>
        <w:t>California annual grasslands</w:t>
      </w:r>
      <w:r>
        <w:rPr>
          <w:rFonts w:ascii="Arial" w:hAnsi="Arial" w:cs="Arial"/>
          <w:sz w:val="24"/>
          <w:szCs w:val="24"/>
        </w:rPr>
        <w:t xml:space="preserve">, there is clear need to </w:t>
      </w:r>
      <w:r w:rsidR="00AF0C62">
        <w:rPr>
          <w:rFonts w:ascii="Arial" w:hAnsi="Arial" w:cs="Arial"/>
          <w:sz w:val="24"/>
          <w:szCs w:val="24"/>
        </w:rPr>
        <w:t>evaluate existing paradigms of vegetation dynamics used to guide ecosystem management.</w:t>
      </w:r>
      <w:r w:rsidR="009E7E64">
        <w:rPr>
          <w:rFonts w:ascii="Arial" w:hAnsi="Arial" w:cs="Arial"/>
          <w:sz w:val="24"/>
          <w:szCs w:val="24"/>
        </w:rPr>
        <w:t xml:space="preserve"> </w:t>
      </w:r>
    </w:p>
    <w:p w14:paraId="3126B75A" w14:textId="00892CEF" w:rsidR="00486B8D" w:rsidRDefault="00234CC7" w:rsidP="00486B8D">
      <w:pPr>
        <w:pStyle w:val="ListParagraph"/>
        <w:numPr>
          <w:ilvl w:val="1"/>
          <w:numId w:val="1"/>
        </w:numPr>
        <w:rPr>
          <w:rFonts w:ascii="Arial" w:hAnsi="Arial" w:cs="Arial"/>
          <w:sz w:val="24"/>
          <w:szCs w:val="24"/>
        </w:rPr>
      </w:pPr>
      <w:r>
        <w:rPr>
          <w:rFonts w:ascii="Arial" w:hAnsi="Arial" w:cs="Arial"/>
          <w:sz w:val="24"/>
          <w:szCs w:val="24"/>
        </w:rPr>
        <w:t xml:space="preserve">While many controlled experiments have explored </w:t>
      </w:r>
      <w:r w:rsidR="0000213E">
        <w:rPr>
          <w:rFonts w:ascii="Arial" w:hAnsi="Arial" w:cs="Arial"/>
          <w:sz w:val="24"/>
          <w:szCs w:val="24"/>
        </w:rPr>
        <w:t xml:space="preserve">the effects </w:t>
      </w:r>
      <w:r w:rsidR="00A02F6E">
        <w:rPr>
          <w:rFonts w:ascii="Arial" w:hAnsi="Arial" w:cs="Arial"/>
          <w:sz w:val="24"/>
          <w:szCs w:val="24"/>
        </w:rPr>
        <w:t xml:space="preserve">climatic variation on plant productivity and competition, few have </w:t>
      </w:r>
      <w:r w:rsidR="00417EFA">
        <w:rPr>
          <w:rFonts w:ascii="Arial" w:hAnsi="Arial" w:cs="Arial"/>
          <w:sz w:val="24"/>
          <w:szCs w:val="24"/>
        </w:rPr>
        <w:t xml:space="preserve">attempted to </w:t>
      </w:r>
      <w:r w:rsidR="0000213E">
        <w:rPr>
          <w:rFonts w:ascii="Arial" w:hAnsi="Arial" w:cs="Arial"/>
          <w:sz w:val="24"/>
          <w:szCs w:val="24"/>
        </w:rPr>
        <w:t>evaluate how environmental variation controls long-term patterns of turnover among dominant specie</w:t>
      </w:r>
      <w:r w:rsidR="007C75C9">
        <w:rPr>
          <w:rFonts w:ascii="Arial" w:hAnsi="Arial" w:cs="Arial"/>
          <w:sz w:val="24"/>
          <w:szCs w:val="24"/>
        </w:rPr>
        <w:t>s</w:t>
      </w:r>
      <w:r w:rsidR="00270547">
        <w:rPr>
          <w:rFonts w:ascii="Arial" w:hAnsi="Arial" w:cs="Arial"/>
          <w:sz w:val="24"/>
          <w:szCs w:val="24"/>
        </w:rPr>
        <w:t>.</w:t>
      </w:r>
    </w:p>
    <w:p w14:paraId="0F36C02F" w14:textId="69CAB922" w:rsidR="00270547" w:rsidRPr="009E7E64" w:rsidRDefault="00270547" w:rsidP="00486B8D">
      <w:pPr>
        <w:pStyle w:val="ListParagraph"/>
        <w:numPr>
          <w:ilvl w:val="1"/>
          <w:numId w:val="1"/>
        </w:numPr>
        <w:rPr>
          <w:rFonts w:ascii="Arial" w:hAnsi="Arial" w:cs="Arial"/>
          <w:sz w:val="24"/>
          <w:szCs w:val="24"/>
        </w:rPr>
      </w:pPr>
      <w:r>
        <w:rPr>
          <w:rFonts w:ascii="Arial" w:hAnsi="Arial" w:cs="Arial"/>
          <w:sz w:val="24"/>
          <w:szCs w:val="24"/>
        </w:rPr>
        <w:t xml:space="preserve">Quantitative STMs offer an opportunity to evaluate </w:t>
      </w:r>
      <w:r w:rsidR="00F2535E">
        <w:rPr>
          <w:rFonts w:ascii="Arial" w:hAnsi="Arial" w:cs="Arial"/>
          <w:sz w:val="24"/>
          <w:szCs w:val="24"/>
        </w:rPr>
        <w:t>drivers of vegetation change and provide insights into mechanisms of species coexistence in non-equilibrium systems.</w:t>
      </w:r>
    </w:p>
    <w:p w14:paraId="7FA78982" w14:textId="77777777" w:rsidR="001B0276" w:rsidRPr="00DA5162" w:rsidRDefault="001B0276" w:rsidP="001B0276">
      <w:pPr>
        <w:pStyle w:val="ListParagraph"/>
        <w:numPr>
          <w:ilvl w:val="0"/>
          <w:numId w:val="1"/>
        </w:numPr>
        <w:rPr>
          <w:rFonts w:ascii="Arial" w:hAnsi="Arial" w:cs="Arial"/>
          <w:sz w:val="24"/>
          <w:szCs w:val="24"/>
        </w:rPr>
      </w:pPr>
      <w:r>
        <w:rPr>
          <w:rFonts w:ascii="Arial" w:hAnsi="Arial" w:cs="Arial"/>
          <w:sz w:val="24"/>
          <w:szCs w:val="24"/>
        </w:rPr>
        <w:t xml:space="preserve">Here, we assess interactions between community assembly and climatic variation on vegetation composition in California annual grasslands across a 10-year period encompassing recent drought (2013-2016) and potential recovery. Using data </w:t>
      </w:r>
      <w:r w:rsidRPr="00991004">
        <w:rPr>
          <w:rFonts w:ascii="Arial" w:hAnsi="Arial" w:cs="Arial"/>
          <w:sz w:val="24"/>
          <w:szCs w:val="24"/>
        </w:rPr>
        <w:t>from experimental plantings of three key grassland species groups</w:t>
      </w:r>
      <w:r>
        <w:rPr>
          <w:rFonts w:ascii="Arial" w:hAnsi="Arial" w:cs="Arial"/>
          <w:sz w:val="24"/>
          <w:szCs w:val="24"/>
        </w:rPr>
        <w:t xml:space="preserve"> </w:t>
      </w:r>
      <w:r w:rsidRPr="00991004">
        <w:rPr>
          <w:rFonts w:ascii="Arial" w:hAnsi="Arial" w:cs="Arial"/>
          <w:sz w:val="24"/>
          <w:szCs w:val="24"/>
        </w:rPr>
        <w:t>– naturalized</w:t>
      </w:r>
      <w:r>
        <w:rPr>
          <w:rFonts w:ascii="Arial" w:hAnsi="Arial" w:cs="Arial"/>
          <w:sz w:val="24"/>
          <w:szCs w:val="24"/>
        </w:rPr>
        <w:t xml:space="preserve"> annual</w:t>
      </w:r>
      <w:r w:rsidRPr="00991004">
        <w:rPr>
          <w:rFonts w:ascii="Arial" w:hAnsi="Arial" w:cs="Arial"/>
          <w:sz w:val="24"/>
          <w:szCs w:val="24"/>
        </w:rPr>
        <w:t>, native, and invasive species</w:t>
      </w:r>
      <w:r>
        <w:rPr>
          <w:rFonts w:ascii="Arial" w:hAnsi="Arial" w:cs="Arial"/>
          <w:sz w:val="24"/>
          <w:szCs w:val="24"/>
        </w:rPr>
        <w:t xml:space="preserve"> – we aim </w:t>
      </w:r>
      <w:r w:rsidRPr="00DA5162">
        <w:rPr>
          <w:rFonts w:ascii="Arial" w:hAnsi="Arial" w:cs="Arial"/>
          <w:sz w:val="24"/>
          <w:szCs w:val="24"/>
        </w:rPr>
        <w:t xml:space="preserve">to </w:t>
      </w:r>
      <w:r>
        <w:rPr>
          <w:rFonts w:ascii="Arial" w:hAnsi="Arial" w:cs="Arial"/>
          <w:sz w:val="24"/>
          <w:szCs w:val="24"/>
        </w:rPr>
        <w:t xml:space="preserve">test key assumptions of the resilience of different communities and the potential drivers of transition between them. </w:t>
      </w:r>
    </w:p>
    <w:p w14:paraId="59533E2E" w14:textId="77777777" w:rsidR="001B0276" w:rsidRDefault="001B0276" w:rsidP="001B0276">
      <w:pPr>
        <w:pStyle w:val="ListParagraph"/>
        <w:numPr>
          <w:ilvl w:val="1"/>
          <w:numId w:val="1"/>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p>
    <w:p w14:paraId="69855196" w14:textId="77777777" w:rsidR="001B0276" w:rsidRDefault="001B0276" w:rsidP="001B0276">
      <w:pPr>
        <w:pStyle w:val="ListParagraph"/>
        <w:numPr>
          <w:ilvl w:val="1"/>
          <w:numId w:val="1"/>
        </w:numPr>
        <w:spacing w:after="160" w:line="259" w:lineRule="auto"/>
        <w:rPr>
          <w:rFonts w:ascii="Arial" w:hAnsi="Arial" w:cs="Arial"/>
          <w:sz w:val="24"/>
          <w:szCs w:val="24"/>
        </w:rPr>
      </w:pPr>
      <w:r>
        <w:rPr>
          <w:rFonts w:ascii="Arial" w:hAnsi="Arial" w:cs="Arial"/>
          <w:sz w:val="24"/>
          <w:szCs w:val="24"/>
        </w:rPr>
        <w:t xml:space="preserve">What states arise with different planting composition mixtures? As these states are observed over time, are transitions between states </w:t>
      </w:r>
      <w:r>
        <w:rPr>
          <w:rFonts w:ascii="Arial" w:hAnsi="Arial" w:cs="Arial"/>
          <w:sz w:val="24"/>
          <w:szCs w:val="24"/>
        </w:rPr>
        <w:lastRenderedPageBreak/>
        <w:t xml:space="preserve">characterized by continuous, reversible changes or non-reversible changes? </w:t>
      </w:r>
    </w:p>
    <w:p w14:paraId="582A8CA1" w14:textId="294F5110" w:rsidR="00C260A0" w:rsidRDefault="001B0276" w:rsidP="009D725C">
      <w:pPr>
        <w:pStyle w:val="ListParagraph"/>
        <w:numPr>
          <w:ilvl w:val="1"/>
          <w:numId w:val="1"/>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62E59D4A" w14:textId="77777777" w:rsidR="00261AE6" w:rsidRPr="00880F49" w:rsidRDefault="00261AE6" w:rsidP="00880F49">
      <w:pPr>
        <w:ind w:left="1080"/>
        <w:rPr>
          <w:rFonts w:ascii="Arial" w:hAnsi="Arial" w:cs="Arial"/>
          <w:sz w:val="24"/>
          <w:szCs w:val="24"/>
        </w:rPr>
      </w:pPr>
    </w:p>
    <w:p w14:paraId="6F064F18" w14:textId="50A61194" w:rsidR="00B04BF6" w:rsidRDefault="00B04BF6" w:rsidP="00B04BF6">
      <w:pPr>
        <w:rPr>
          <w:rFonts w:ascii="Arial" w:hAnsi="Arial" w:cs="Arial"/>
          <w:b/>
          <w:sz w:val="24"/>
          <w:szCs w:val="24"/>
        </w:rPr>
      </w:pPr>
      <w:r w:rsidRPr="00D66C40">
        <w:rPr>
          <w:rFonts w:ascii="Arial" w:hAnsi="Arial" w:cs="Arial"/>
          <w:b/>
          <w:sz w:val="24"/>
          <w:szCs w:val="24"/>
        </w:rPr>
        <w:t>Materials and Methods:</w:t>
      </w:r>
    </w:p>
    <w:p w14:paraId="0DFD3788" w14:textId="7E372EBF" w:rsidR="00EC291C" w:rsidRPr="00BA5FF1" w:rsidRDefault="00EC291C" w:rsidP="00B04BF6">
      <w:pPr>
        <w:rPr>
          <w:rFonts w:ascii="Arial" w:hAnsi="Arial" w:cs="Arial"/>
          <w:sz w:val="24"/>
          <w:szCs w:val="24"/>
        </w:rPr>
      </w:pPr>
      <w:r>
        <w:rPr>
          <w:rFonts w:ascii="Arial" w:hAnsi="Arial" w:cs="Arial"/>
          <w:sz w:val="24"/>
          <w:szCs w:val="24"/>
        </w:rPr>
        <w:t>Study site</w:t>
      </w:r>
    </w:p>
    <w:p w14:paraId="14580422" w14:textId="2C3AFE4D" w:rsidR="00F37CFB" w:rsidRPr="00BA5FF1" w:rsidRDefault="00EC291C" w:rsidP="00475A97">
      <w:pPr>
        <w:pStyle w:val="ListParagraph"/>
        <w:numPr>
          <w:ilvl w:val="0"/>
          <w:numId w:val="1"/>
        </w:numPr>
        <w:rPr>
          <w:rFonts w:ascii="Arial" w:hAnsi="Arial" w:cs="Arial"/>
          <w:sz w:val="24"/>
          <w:szCs w:val="24"/>
        </w:rPr>
      </w:pPr>
      <w:r w:rsidRPr="00BA5FF1">
        <w:rPr>
          <w:rFonts w:ascii="Arial" w:hAnsi="Arial" w:cs="Arial"/>
          <w:sz w:val="24"/>
          <w:szCs w:val="24"/>
        </w:rPr>
        <w:t>Field plantings were conducted in research fields at the U</w:t>
      </w:r>
      <w:r w:rsidR="00B37F38" w:rsidRPr="00BA5FF1">
        <w:rPr>
          <w:rFonts w:ascii="Arial" w:hAnsi="Arial" w:cs="Arial"/>
          <w:sz w:val="24"/>
          <w:szCs w:val="24"/>
        </w:rPr>
        <w:t>niversity of California, Davis (38.545751, -121.784780)</w:t>
      </w:r>
      <w:r w:rsidR="007069ED" w:rsidRPr="00BA5FF1">
        <w:rPr>
          <w:rFonts w:ascii="Arial" w:hAnsi="Arial" w:cs="Arial"/>
          <w:sz w:val="24"/>
          <w:szCs w:val="24"/>
        </w:rPr>
        <w:t>.</w:t>
      </w:r>
      <w:r w:rsidR="008770F9" w:rsidRPr="00BA5FF1">
        <w:rPr>
          <w:rFonts w:ascii="Arial" w:hAnsi="Arial" w:cs="Arial"/>
          <w:sz w:val="24"/>
          <w:szCs w:val="24"/>
        </w:rPr>
        <w:t xml:space="preserve"> </w:t>
      </w:r>
      <w:r w:rsidR="00CF3A55" w:rsidRPr="00BA5FF1">
        <w:rPr>
          <w:rFonts w:ascii="Arial" w:hAnsi="Arial" w:cs="Arial"/>
          <w:sz w:val="24"/>
          <w:szCs w:val="24"/>
        </w:rPr>
        <w:t xml:space="preserve">Previously used in crop production, these fields were left fallow from 1985 to the </w:t>
      </w:r>
      <w:r w:rsidR="0042460C" w:rsidRPr="00BA5FF1">
        <w:rPr>
          <w:rFonts w:ascii="Arial" w:hAnsi="Arial" w:cs="Arial"/>
          <w:sz w:val="24"/>
          <w:szCs w:val="24"/>
        </w:rPr>
        <w:t xml:space="preserve">start of experimental plantings in 2007. 75% of field is composed of </w:t>
      </w:r>
      <w:proofErr w:type="spellStart"/>
      <w:r w:rsidR="0042460C" w:rsidRPr="00BA5FF1">
        <w:rPr>
          <w:rFonts w:ascii="Arial" w:hAnsi="Arial" w:cs="Arial"/>
          <w:sz w:val="24"/>
          <w:szCs w:val="24"/>
        </w:rPr>
        <w:t>Reiff</w:t>
      </w:r>
      <w:proofErr w:type="spellEnd"/>
      <w:r w:rsidR="0042460C" w:rsidRPr="00BA5FF1">
        <w:rPr>
          <w:rFonts w:ascii="Arial" w:hAnsi="Arial" w:cs="Arial"/>
          <w:sz w:val="24"/>
          <w:szCs w:val="24"/>
        </w:rPr>
        <w:t xml:space="preserve"> series soil</w:t>
      </w:r>
      <w:r w:rsidR="00C52A85" w:rsidRPr="00BA5FF1">
        <w:rPr>
          <w:rFonts w:ascii="Arial" w:hAnsi="Arial" w:cs="Arial"/>
          <w:sz w:val="24"/>
          <w:szCs w:val="24"/>
        </w:rPr>
        <w:t xml:space="preserve"> </w:t>
      </w:r>
      <w:r w:rsidR="0042460C" w:rsidRPr="00BA5FF1">
        <w:rPr>
          <w:rFonts w:ascii="Arial" w:hAnsi="Arial" w:cs="Arial"/>
          <w:sz w:val="24"/>
          <w:szCs w:val="24"/>
        </w:rPr>
        <w:t xml:space="preserve">(coarse-loamy, mixed, </w:t>
      </w:r>
      <w:proofErr w:type="spellStart"/>
      <w:r w:rsidR="0042460C" w:rsidRPr="00BA5FF1">
        <w:rPr>
          <w:rFonts w:ascii="Arial" w:hAnsi="Arial" w:cs="Arial"/>
          <w:sz w:val="24"/>
          <w:szCs w:val="24"/>
        </w:rPr>
        <w:t>superactive</w:t>
      </w:r>
      <w:proofErr w:type="spellEnd"/>
      <w:r w:rsidR="0042460C" w:rsidRPr="00BA5FF1">
        <w:rPr>
          <w:rFonts w:ascii="Arial" w:hAnsi="Arial" w:cs="Arial"/>
          <w:sz w:val="24"/>
          <w:szCs w:val="24"/>
        </w:rPr>
        <w:t xml:space="preserve">, nonacid, thermic </w:t>
      </w:r>
      <w:proofErr w:type="spellStart"/>
      <w:r w:rsidR="0042460C" w:rsidRPr="00BA5FF1">
        <w:rPr>
          <w:rFonts w:ascii="Arial" w:hAnsi="Arial" w:cs="Arial"/>
          <w:sz w:val="24"/>
          <w:szCs w:val="24"/>
        </w:rPr>
        <w:t>Mollic</w:t>
      </w:r>
      <w:proofErr w:type="spellEnd"/>
      <w:r w:rsidR="0042460C" w:rsidRPr="00BA5FF1">
        <w:rPr>
          <w:rFonts w:ascii="Arial" w:hAnsi="Arial" w:cs="Arial"/>
          <w:sz w:val="24"/>
          <w:szCs w:val="24"/>
        </w:rPr>
        <w:t xml:space="preserve"> Xerofluvents); other soil present (&lt; 25% of the area) is the Brentwood soil series (fine, </w:t>
      </w:r>
      <w:proofErr w:type="spellStart"/>
      <w:r w:rsidR="0042460C" w:rsidRPr="00BA5FF1">
        <w:rPr>
          <w:rFonts w:ascii="Arial" w:hAnsi="Arial" w:cs="Arial"/>
          <w:sz w:val="24"/>
          <w:szCs w:val="24"/>
        </w:rPr>
        <w:t>smectitic</w:t>
      </w:r>
      <w:proofErr w:type="spellEnd"/>
      <w:r w:rsidR="0042460C" w:rsidRPr="00BA5FF1">
        <w:rPr>
          <w:rFonts w:ascii="Arial" w:hAnsi="Arial" w:cs="Arial"/>
          <w:sz w:val="24"/>
          <w:szCs w:val="24"/>
        </w:rPr>
        <w:t xml:space="preserve">, thermic Typic </w:t>
      </w:r>
      <w:proofErr w:type="spellStart"/>
      <w:r w:rsidR="0042460C" w:rsidRPr="00BA5FF1">
        <w:rPr>
          <w:rFonts w:ascii="Arial" w:hAnsi="Arial" w:cs="Arial"/>
          <w:sz w:val="24"/>
          <w:szCs w:val="24"/>
        </w:rPr>
        <w:t>Haploxerepts</w:t>
      </w:r>
      <w:proofErr w:type="spellEnd"/>
      <w:r w:rsidR="0042460C" w:rsidRPr="00BA5FF1">
        <w:rPr>
          <w:rFonts w:ascii="Arial" w:hAnsi="Arial" w:cs="Arial"/>
          <w:sz w:val="24"/>
          <w:szCs w:val="24"/>
        </w:rPr>
        <w:t xml:space="preserve">) with a 0-2% slope (USDA Web Soil Survey, http://websoilsurvey.sc.egov.usda.gov). </w:t>
      </w:r>
    </w:p>
    <w:p w14:paraId="4302A22D" w14:textId="6868624D" w:rsidR="00440AE6" w:rsidRPr="00BA5FF1" w:rsidRDefault="00F607F0" w:rsidP="00105CE6">
      <w:pPr>
        <w:pStyle w:val="ListParagraph"/>
        <w:numPr>
          <w:ilvl w:val="0"/>
          <w:numId w:val="1"/>
        </w:numPr>
        <w:rPr>
          <w:rFonts w:ascii="Arial" w:hAnsi="Arial" w:cs="Arial"/>
          <w:b/>
          <w:sz w:val="24"/>
          <w:szCs w:val="24"/>
        </w:rPr>
      </w:pPr>
      <w:r w:rsidRPr="00BA5FF1">
        <w:rPr>
          <w:rFonts w:ascii="Arial" w:hAnsi="Arial" w:cs="Arial"/>
          <w:sz w:val="24"/>
          <w:szCs w:val="24"/>
        </w:rPr>
        <w:t xml:space="preserve">In the early fall of 2017, </w:t>
      </w:r>
      <w:r w:rsidR="007069ED" w:rsidRPr="00BA5FF1">
        <w:rPr>
          <w:rFonts w:ascii="Arial" w:hAnsi="Arial" w:cs="Arial"/>
          <w:sz w:val="24"/>
          <w:szCs w:val="24"/>
        </w:rPr>
        <w:t>soil was disked, irrigated, and received a broad-spectrum herbicide (</w:t>
      </w:r>
      <w:commentRangeStart w:id="4"/>
      <w:commentRangeStart w:id="5"/>
      <w:r w:rsidR="007069ED" w:rsidRPr="00BA5FF1">
        <w:rPr>
          <w:rFonts w:ascii="Arial" w:hAnsi="Arial" w:cs="Arial"/>
          <w:sz w:val="24"/>
          <w:szCs w:val="24"/>
        </w:rPr>
        <w:t>glyphosate</w:t>
      </w:r>
      <w:commentRangeEnd w:id="4"/>
      <w:r w:rsidR="007F6FF8" w:rsidRPr="00BA5FF1">
        <w:rPr>
          <w:rStyle w:val="CommentReference"/>
        </w:rPr>
        <w:commentReference w:id="4"/>
      </w:r>
      <w:commentRangeEnd w:id="5"/>
      <w:r w:rsidR="00D11922">
        <w:rPr>
          <w:rStyle w:val="CommentReference"/>
        </w:rPr>
        <w:commentReference w:id="5"/>
      </w:r>
      <w:r w:rsidR="007069ED" w:rsidRPr="00BA5FF1">
        <w:rPr>
          <w:rFonts w:ascii="Arial" w:hAnsi="Arial" w:cs="Arial"/>
          <w:sz w:val="24"/>
          <w:szCs w:val="24"/>
        </w:rPr>
        <w:t xml:space="preserve">) </w:t>
      </w:r>
      <w:r w:rsidRPr="00BA5FF1">
        <w:rPr>
          <w:rFonts w:ascii="Arial" w:hAnsi="Arial" w:cs="Arial"/>
          <w:sz w:val="24"/>
          <w:szCs w:val="24"/>
        </w:rPr>
        <w:t xml:space="preserve">prior to planting </w:t>
      </w:r>
      <w:r w:rsidR="007069ED" w:rsidRPr="00BA5FF1">
        <w:rPr>
          <w:rFonts w:ascii="Arial" w:hAnsi="Arial" w:cs="Arial"/>
          <w:sz w:val="24"/>
          <w:szCs w:val="24"/>
        </w:rPr>
        <w:t xml:space="preserve">to remove </w:t>
      </w:r>
      <w:r w:rsidR="00440AE6" w:rsidRPr="00BA5FF1">
        <w:rPr>
          <w:rFonts w:ascii="Arial" w:hAnsi="Arial" w:cs="Arial"/>
          <w:sz w:val="24"/>
          <w:szCs w:val="24"/>
        </w:rPr>
        <w:t xml:space="preserve">the </w:t>
      </w:r>
      <w:r w:rsidR="007069ED" w:rsidRPr="00BA5FF1">
        <w:rPr>
          <w:rFonts w:ascii="Arial" w:hAnsi="Arial" w:cs="Arial"/>
          <w:sz w:val="24"/>
          <w:szCs w:val="24"/>
        </w:rPr>
        <w:t>existing seed bank.</w:t>
      </w:r>
    </w:p>
    <w:p w14:paraId="3A7C9017" w14:textId="77777777" w:rsidR="005F5E38" w:rsidRPr="00BA5FF1" w:rsidRDefault="000328EF"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Three planting mixtures were established </w:t>
      </w:r>
      <w:r w:rsidR="00C77FF4" w:rsidRPr="00BA5FF1">
        <w:rPr>
          <w:rFonts w:ascii="Arial" w:hAnsi="Arial" w:cs="Arial"/>
          <w:sz w:val="24"/>
          <w:szCs w:val="24"/>
        </w:rPr>
        <w:t xml:space="preserve">based on </w:t>
      </w:r>
      <w:r w:rsidR="00404D31" w:rsidRPr="00BA5FF1">
        <w:rPr>
          <w:rFonts w:ascii="Arial" w:hAnsi="Arial" w:cs="Arial"/>
          <w:sz w:val="24"/>
          <w:szCs w:val="24"/>
        </w:rPr>
        <w:t>common delineations between vegetation types in California anna grasslands</w:t>
      </w:r>
      <w:commentRangeStart w:id="6"/>
      <w:r w:rsidR="00EF0708" w:rsidRPr="00BA5FF1">
        <w:rPr>
          <w:rFonts w:ascii="Arial" w:hAnsi="Arial" w:cs="Arial"/>
          <w:sz w:val="24"/>
          <w:szCs w:val="24"/>
        </w:rPr>
        <w:t xml:space="preserve"> (Table 1). </w:t>
      </w:r>
      <w:commentRangeEnd w:id="6"/>
      <w:r w:rsidR="002E686D" w:rsidRPr="00BA5FF1">
        <w:rPr>
          <w:rStyle w:val="CommentReference"/>
        </w:rPr>
        <w:commentReference w:id="6"/>
      </w:r>
      <w:r w:rsidR="00EF0708" w:rsidRPr="00BA5FF1">
        <w:rPr>
          <w:rFonts w:ascii="Arial" w:hAnsi="Arial" w:cs="Arial"/>
          <w:sz w:val="24"/>
          <w:szCs w:val="24"/>
        </w:rPr>
        <w:t xml:space="preserve">For all possible 1-, 2-, and 3-group planting combinations, we established </w:t>
      </w:r>
      <w:r w:rsidR="00D12361" w:rsidRPr="00BA5FF1">
        <w:rPr>
          <w:rFonts w:ascii="Arial" w:hAnsi="Arial" w:cs="Arial"/>
          <w:sz w:val="24"/>
          <w:szCs w:val="24"/>
        </w:rPr>
        <w:t>eight 1.5m x 1.5m plots (2.25 m</w:t>
      </w:r>
      <w:r w:rsidR="00D12361" w:rsidRPr="00BA5FF1">
        <w:rPr>
          <w:rFonts w:ascii="Arial" w:hAnsi="Arial" w:cs="Arial"/>
          <w:sz w:val="24"/>
          <w:szCs w:val="24"/>
          <w:vertAlign w:val="superscript"/>
        </w:rPr>
        <w:t>2</w:t>
      </w:r>
      <w:r w:rsidR="00D12361" w:rsidRPr="00BA5FF1">
        <w:rPr>
          <w:rFonts w:ascii="Arial" w:hAnsi="Arial" w:cs="Arial"/>
          <w:sz w:val="24"/>
          <w:szCs w:val="24"/>
        </w:rPr>
        <w:t xml:space="preserve">; </w:t>
      </w:r>
      <w:r w:rsidR="002F6DEB" w:rsidRPr="00BA5FF1">
        <w:rPr>
          <w:rFonts w:ascii="Arial" w:hAnsi="Arial" w:cs="Arial"/>
          <w:sz w:val="24"/>
          <w:szCs w:val="24"/>
        </w:rPr>
        <w:t>5</w:t>
      </w:r>
      <w:r w:rsidR="0012442F" w:rsidRPr="00BA5FF1">
        <w:rPr>
          <w:rFonts w:ascii="Arial" w:hAnsi="Arial" w:cs="Arial"/>
          <w:sz w:val="24"/>
          <w:szCs w:val="24"/>
        </w:rPr>
        <w:t>6</w:t>
      </w:r>
      <w:r w:rsidR="00D12361" w:rsidRPr="00BA5FF1">
        <w:rPr>
          <w:rFonts w:ascii="Arial" w:hAnsi="Arial" w:cs="Arial"/>
          <w:sz w:val="24"/>
          <w:szCs w:val="24"/>
        </w:rPr>
        <w:t xml:space="preserve"> plots total)</w:t>
      </w:r>
      <w:r w:rsidR="002079C3" w:rsidRPr="00BA5FF1">
        <w:rPr>
          <w:rFonts w:ascii="Arial" w:hAnsi="Arial" w:cs="Arial"/>
          <w:sz w:val="24"/>
          <w:szCs w:val="24"/>
        </w:rPr>
        <w:t>.</w:t>
      </w:r>
      <w:r w:rsidR="005F5E38" w:rsidRPr="00BA5FF1">
        <w:rPr>
          <w:rFonts w:ascii="Arial" w:hAnsi="Arial" w:cs="Arial"/>
          <w:sz w:val="24"/>
          <w:szCs w:val="24"/>
        </w:rPr>
        <w:t xml:space="preserve"> </w:t>
      </w:r>
    </w:p>
    <w:p w14:paraId="0828A74A" w14:textId="218DD831" w:rsidR="005F5E38" w:rsidRPr="005F5E38" w:rsidRDefault="005F5E38"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In each 1.5 x 1.5 m plot, a total of 139 grams of seed was added. This seeding rate reflects an average of 8,000 plants/m2, a typical mature plant density in this system (Heady 1958). For each monotypic community (e.g. natives vs. </w:t>
      </w:r>
      <w:proofErr w:type="spellStart"/>
      <w:r w:rsidRPr="00BA5FF1">
        <w:rPr>
          <w:rFonts w:ascii="Arial" w:hAnsi="Arial" w:cs="Arial"/>
          <w:sz w:val="24"/>
          <w:szCs w:val="24"/>
        </w:rPr>
        <w:t>invasives</w:t>
      </w:r>
      <w:proofErr w:type="spellEnd"/>
      <w:r w:rsidRPr="00BA5FF1">
        <w:rPr>
          <w:rFonts w:ascii="Arial" w:hAnsi="Arial" w:cs="Arial"/>
          <w:sz w:val="24"/>
          <w:szCs w:val="24"/>
        </w:rPr>
        <w:t xml:space="preserve">. Vs. naturalized), an equal proportion of seeds of each </w:t>
      </w:r>
      <w:r w:rsidRPr="005F5E38">
        <w:rPr>
          <w:rFonts w:ascii="Arial" w:hAnsi="Arial" w:cs="Arial"/>
          <w:sz w:val="24"/>
          <w:szCs w:val="24"/>
        </w:rPr>
        <w:t>species was added. For community mixtures, an equal proportion of community type seed was added (e.g. in invasive + naturalized, 50% invasive, 50% naturalized seed), with equal proportion of individual species within each community type</w:t>
      </w:r>
      <w:r w:rsidR="005809CD">
        <w:rPr>
          <w:rFonts w:ascii="Arial" w:hAnsi="Arial" w:cs="Arial"/>
          <w:sz w:val="24"/>
          <w:szCs w:val="24"/>
        </w:rPr>
        <w:t>.</w:t>
      </w:r>
    </w:p>
    <w:p w14:paraId="360B4668" w14:textId="31AABBC6" w:rsidR="00D52076" w:rsidRPr="00BC7687" w:rsidRDefault="00D52076" w:rsidP="00D52076">
      <w:pPr>
        <w:pStyle w:val="ListParagraph"/>
        <w:numPr>
          <w:ilvl w:val="0"/>
          <w:numId w:val="1"/>
        </w:numPr>
        <w:rPr>
          <w:rFonts w:ascii="Arial" w:hAnsi="Arial" w:cs="Arial"/>
          <w:b/>
          <w:sz w:val="24"/>
          <w:szCs w:val="24"/>
        </w:rPr>
      </w:pPr>
      <w:r>
        <w:rPr>
          <w:rFonts w:ascii="Arial" w:hAnsi="Arial" w:cs="Arial"/>
          <w:sz w:val="24"/>
          <w:szCs w:val="24"/>
        </w:rPr>
        <w:t xml:space="preserve">In each growing season from 2008 – 2018, total areal cover of all species </w:t>
      </w:r>
      <w:r w:rsidR="00A76911">
        <w:rPr>
          <w:rFonts w:ascii="Arial" w:hAnsi="Arial" w:cs="Arial"/>
          <w:sz w:val="24"/>
          <w:szCs w:val="24"/>
        </w:rPr>
        <w:t xml:space="preserve">was </w:t>
      </w:r>
      <w:r w:rsidR="008861BC">
        <w:rPr>
          <w:rFonts w:ascii="Arial" w:hAnsi="Arial" w:cs="Arial"/>
          <w:sz w:val="24"/>
          <w:szCs w:val="24"/>
        </w:rPr>
        <w:t xml:space="preserve">estimated visually to the nearest 10%. Cover observations </w:t>
      </w:r>
      <w:r w:rsidR="009860EE">
        <w:rPr>
          <w:rFonts w:ascii="Arial" w:hAnsi="Arial" w:cs="Arial"/>
          <w:sz w:val="24"/>
          <w:szCs w:val="24"/>
        </w:rPr>
        <w:t xml:space="preserve">for each species were </w:t>
      </w:r>
      <w:r w:rsidR="00037976">
        <w:rPr>
          <w:rFonts w:ascii="Arial" w:hAnsi="Arial" w:cs="Arial"/>
          <w:sz w:val="24"/>
          <w:szCs w:val="24"/>
        </w:rPr>
        <w:t xml:space="preserve">performed in mid-and late-spring to capture the season of </w:t>
      </w:r>
      <w:r w:rsidR="009860EE">
        <w:rPr>
          <w:rFonts w:ascii="Arial" w:hAnsi="Arial" w:cs="Arial"/>
          <w:sz w:val="24"/>
          <w:szCs w:val="24"/>
        </w:rPr>
        <w:t>maximum percent cover</w:t>
      </w:r>
      <w:r w:rsidR="00037976">
        <w:rPr>
          <w:rFonts w:ascii="Arial" w:hAnsi="Arial" w:cs="Arial"/>
          <w:sz w:val="24"/>
          <w:szCs w:val="24"/>
        </w:rPr>
        <w:t xml:space="preserve"> for each species, because any one sampling wouldn't</w:t>
      </w:r>
      <w:r w:rsidR="00A76911">
        <w:rPr>
          <w:rFonts w:ascii="Arial" w:hAnsi="Arial" w:cs="Arial"/>
          <w:sz w:val="24"/>
          <w:szCs w:val="24"/>
        </w:rPr>
        <w:t xml:space="preserve"> </w:t>
      </w:r>
      <w:r w:rsidR="009860EE">
        <w:rPr>
          <w:rFonts w:ascii="Arial" w:hAnsi="Arial" w:cs="Arial"/>
          <w:sz w:val="24"/>
          <w:szCs w:val="24"/>
        </w:rPr>
        <w:t xml:space="preserve">account for </w:t>
      </w:r>
      <w:r w:rsidR="00A76911">
        <w:rPr>
          <w:rFonts w:ascii="Arial" w:hAnsi="Arial" w:cs="Arial"/>
          <w:sz w:val="24"/>
          <w:szCs w:val="24"/>
        </w:rPr>
        <w:t xml:space="preserve">variation in species </w:t>
      </w:r>
      <w:r w:rsidR="008861BC">
        <w:rPr>
          <w:rFonts w:ascii="Arial" w:hAnsi="Arial" w:cs="Arial"/>
          <w:sz w:val="24"/>
          <w:szCs w:val="24"/>
        </w:rPr>
        <w:t xml:space="preserve">phenology. </w:t>
      </w:r>
    </w:p>
    <w:p w14:paraId="4D584290" w14:textId="55D438DC" w:rsidR="00BC7687" w:rsidRPr="00BD6B6F" w:rsidRDefault="00BD1375" w:rsidP="00BD6B6F">
      <w:pPr>
        <w:ind w:left="360"/>
        <w:rPr>
          <w:rFonts w:ascii="Arial" w:hAnsi="Arial" w:cs="Arial"/>
          <w:b/>
          <w:sz w:val="24"/>
          <w:szCs w:val="24"/>
        </w:rPr>
      </w:pPr>
      <w:commentRangeStart w:id="7"/>
      <w:commentRangeEnd w:id="7"/>
      <w:r>
        <w:rPr>
          <w:rStyle w:val="CommentReference"/>
        </w:rPr>
        <w:lastRenderedPageBreak/>
        <w:commentReference w:id="7"/>
      </w:r>
      <w:r w:rsidR="00F97671" w:rsidRPr="00F97671">
        <w:rPr>
          <w:noProof/>
        </w:rPr>
        <w:drawing>
          <wp:inline distT="0" distB="0" distL="0" distR="0" wp14:anchorId="4D213BA1" wp14:editId="7A883132">
            <wp:extent cx="449961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1466850"/>
                    </a:xfrm>
                    <a:prstGeom prst="rect">
                      <a:avLst/>
                    </a:prstGeom>
                    <a:noFill/>
                    <a:ln>
                      <a:noFill/>
                    </a:ln>
                  </pic:spPr>
                </pic:pic>
              </a:graphicData>
            </a:graphic>
          </wp:inline>
        </w:drawing>
      </w:r>
    </w:p>
    <w:p w14:paraId="7F456395" w14:textId="77777777" w:rsidR="00DF3974" w:rsidRDefault="00DF3974" w:rsidP="00DF3974">
      <w:pPr>
        <w:ind w:left="360"/>
        <w:rPr>
          <w:rFonts w:ascii="Arial" w:hAnsi="Arial" w:cs="Arial"/>
          <w:sz w:val="24"/>
          <w:szCs w:val="24"/>
        </w:rPr>
      </w:pPr>
      <w:r w:rsidRPr="00DA146A">
        <w:rPr>
          <w:rFonts w:ascii="Arial" w:hAnsi="Arial" w:cs="Arial"/>
          <w:sz w:val="24"/>
          <w:szCs w:val="24"/>
        </w:rPr>
        <w:t>Delineation of States</w:t>
      </w:r>
    </w:p>
    <w:p w14:paraId="240A3FA5"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Due to intermittent invasions by agricultural weeds, community analyses were performed on a subset of the total community corresponding to species that were planted in our initial mixes, in addition to </w:t>
      </w:r>
      <w:proofErr w:type="spellStart"/>
      <w:r w:rsidRPr="008D76DB">
        <w:rPr>
          <w:rFonts w:ascii="Arial" w:hAnsi="Arial" w:cs="Arial"/>
          <w:i/>
          <w:sz w:val="24"/>
          <w:szCs w:val="24"/>
        </w:rPr>
        <w:t>Bromus</w:t>
      </w:r>
      <w:proofErr w:type="spellEnd"/>
      <w:r w:rsidRPr="008D76DB">
        <w:rPr>
          <w:rFonts w:ascii="Arial" w:hAnsi="Arial" w:cs="Arial"/>
          <w:i/>
          <w:sz w:val="24"/>
          <w:szCs w:val="24"/>
        </w:rPr>
        <w:t xml:space="preserve"> </w:t>
      </w:r>
      <w:proofErr w:type="spellStart"/>
      <w:r w:rsidRPr="008D76DB">
        <w:rPr>
          <w:rFonts w:ascii="Arial" w:hAnsi="Arial" w:cs="Arial"/>
          <w:i/>
          <w:sz w:val="24"/>
          <w:szCs w:val="24"/>
        </w:rPr>
        <w:t>diandrus</w:t>
      </w:r>
      <w:proofErr w:type="spellEnd"/>
      <w:r>
        <w:rPr>
          <w:rFonts w:ascii="Arial" w:hAnsi="Arial" w:cs="Arial"/>
          <w:sz w:val="24"/>
          <w:szCs w:val="24"/>
        </w:rPr>
        <w:t xml:space="preserve">, a common naturalized annual grass that was self-recruited into the experiment during the drought. The resulting dataset captured 93% of the total vegetation abundance observed over the course of the experiment. </w:t>
      </w:r>
    </w:p>
    <w:p w14:paraId="383861CD" w14:textId="77777777" w:rsidR="00DF3974" w:rsidRPr="00313C99" w:rsidRDefault="00DF3974" w:rsidP="00DF3974">
      <w:pPr>
        <w:pStyle w:val="ListParagraph"/>
        <w:numPr>
          <w:ilvl w:val="0"/>
          <w:numId w:val="1"/>
        </w:numPr>
        <w:rPr>
          <w:rFonts w:ascii="Arial" w:hAnsi="Arial" w:cs="Arial"/>
          <w:sz w:val="24"/>
          <w:szCs w:val="24"/>
        </w:rPr>
      </w:pPr>
      <w:r>
        <w:rPr>
          <w:rFonts w:ascii="Arial" w:hAnsi="Arial" w:cs="Arial"/>
          <w:sz w:val="24"/>
          <w:szCs w:val="24"/>
        </w:rPr>
        <w:t>To assign state types to each observation, we partitioned total community variation into a series of potential states using an unsupervised clustering algorithm, K-</w:t>
      </w:r>
      <w:proofErr w:type="spellStart"/>
      <w:r>
        <w:rPr>
          <w:rFonts w:ascii="Arial" w:hAnsi="Arial" w:cs="Arial"/>
          <w:sz w:val="24"/>
          <w:szCs w:val="24"/>
        </w:rPr>
        <w:t>medioids</w:t>
      </w:r>
      <w:proofErr w:type="spellEnd"/>
      <w:r>
        <w:rPr>
          <w:rFonts w:ascii="Arial" w:hAnsi="Arial" w:cs="Arial"/>
          <w:sz w:val="24"/>
          <w:szCs w:val="24"/>
        </w:rPr>
        <w:t xml:space="preserve"> clustering.</w:t>
      </w:r>
    </w:p>
    <w:p w14:paraId="660CCC8A"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K-medoids clustering randomly selects </w:t>
      </w:r>
      <w:r w:rsidRPr="00BA2D9F">
        <w:rPr>
          <w:rFonts w:ascii="Arial" w:hAnsi="Arial" w:cs="Arial"/>
          <w:i/>
          <w:sz w:val="24"/>
          <w:szCs w:val="24"/>
        </w:rPr>
        <w:t>k</w:t>
      </w:r>
      <w:r>
        <w:rPr>
          <w:rFonts w:ascii="Arial" w:hAnsi="Arial" w:cs="Arial"/>
          <w:sz w:val="24"/>
          <w:szCs w:val="24"/>
        </w:rPr>
        <w:t xml:space="preserve"> of </w:t>
      </w:r>
      <w:r w:rsidRPr="00BA2D9F">
        <w:rPr>
          <w:rFonts w:ascii="Arial" w:hAnsi="Arial" w:cs="Arial"/>
          <w:i/>
          <w:sz w:val="24"/>
          <w:szCs w:val="24"/>
        </w:rPr>
        <w:t>n</w:t>
      </w:r>
      <w:r>
        <w:rPr>
          <w:rFonts w:ascii="Arial" w:hAnsi="Arial" w:cs="Arial"/>
          <w:sz w:val="24"/>
          <w:szCs w:val="24"/>
        </w:rPr>
        <w:t xml:space="preserve"> total datapoints as group “medoids” and computes the sum of distances between points and their associated </w:t>
      </w:r>
      <w:proofErr w:type="spellStart"/>
      <w:r>
        <w:rPr>
          <w:rFonts w:ascii="Arial" w:hAnsi="Arial" w:cs="Arial"/>
          <w:sz w:val="24"/>
          <w:szCs w:val="24"/>
        </w:rPr>
        <w:t>medioid</w:t>
      </w:r>
      <w:proofErr w:type="spellEnd"/>
      <w:r>
        <w:rPr>
          <w:rFonts w:ascii="Arial" w:hAnsi="Arial" w:cs="Arial"/>
          <w:sz w:val="24"/>
          <w:szCs w:val="24"/>
        </w:rPr>
        <w:t xml:space="preserve">, based on Bray-Curtis dissimilarity. This algorithm then iteratively swaps these </w:t>
      </w:r>
      <w:proofErr w:type="spellStart"/>
      <w:r>
        <w:rPr>
          <w:rFonts w:ascii="Arial" w:hAnsi="Arial" w:cs="Arial"/>
          <w:sz w:val="24"/>
          <w:szCs w:val="24"/>
        </w:rPr>
        <w:t>mediods</w:t>
      </w:r>
      <w:proofErr w:type="spellEnd"/>
      <w:r>
        <w:rPr>
          <w:rFonts w:ascii="Arial" w:hAnsi="Arial" w:cs="Arial"/>
          <w:sz w:val="24"/>
          <w:szCs w:val="24"/>
        </w:rPr>
        <w:t xml:space="preserve"> and recalculates summed distance to achieve a solution that best captures the total variance of the data</w:t>
      </w:r>
    </w:p>
    <w:p w14:paraId="140FA686" w14:textId="77777777" w:rsidR="00DF3974" w:rsidRPr="00D15B21" w:rsidRDefault="00DF3974" w:rsidP="00DF3974">
      <w:pPr>
        <w:pStyle w:val="ListParagraph"/>
        <w:numPr>
          <w:ilvl w:val="0"/>
          <w:numId w:val="1"/>
        </w:numPr>
        <w:rPr>
          <w:rFonts w:ascii="Arial" w:hAnsi="Arial" w:cs="Arial"/>
          <w:b/>
          <w:sz w:val="24"/>
          <w:szCs w:val="24"/>
        </w:rPr>
      </w:pPr>
      <w:r w:rsidRPr="00B9686C">
        <w:rPr>
          <w:rFonts w:ascii="Arial" w:hAnsi="Arial" w:cs="Arial"/>
          <w:sz w:val="24"/>
          <w:szCs w:val="24"/>
        </w:rPr>
        <w:t xml:space="preserve">To determine the most appropriate number of states, we </w:t>
      </w:r>
      <w:r>
        <w:rPr>
          <w:rFonts w:ascii="Arial" w:hAnsi="Arial" w:cs="Arial"/>
          <w:sz w:val="24"/>
          <w:szCs w:val="24"/>
        </w:rPr>
        <w:t xml:space="preserve">applied </w:t>
      </w:r>
      <w:r w:rsidRPr="00B9686C">
        <w:rPr>
          <w:rFonts w:ascii="Arial" w:hAnsi="Arial" w:cs="Arial"/>
          <w:sz w:val="24"/>
          <w:szCs w:val="24"/>
        </w:rPr>
        <w:t>k-</w:t>
      </w:r>
      <w:proofErr w:type="spellStart"/>
      <w:r w:rsidRPr="00B9686C">
        <w:rPr>
          <w:rFonts w:ascii="Arial" w:hAnsi="Arial" w:cs="Arial"/>
          <w:sz w:val="24"/>
          <w:szCs w:val="24"/>
        </w:rPr>
        <w:t>medioids</w:t>
      </w:r>
      <w:proofErr w:type="spellEnd"/>
      <w:r w:rsidRPr="00B9686C">
        <w:rPr>
          <w:rFonts w:ascii="Arial" w:hAnsi="Arial" w:cs="Arial"/>
          <w:sz w:val="24"/>
          <w:szCs w:val="24"/>
        </w:rPr>
        <w:t xml:space="preserve"> cluster</w:t>
      </w:r>
      <w:r>
        <w:rPr>
          <w:rFonts w:ascii="Arial" w:hAnsi="Arial" w:cs="Arial"/>
          <w:sz w:val="24"/>
          <w:szCs w:val="24"/>
        </w:rPr>
        <w:t xml:space="preserve">ing across values of </w:t>
      </w:r>
      <w:r>
        <w:rPr>
          <w:rFonts w:ascii="Arial" w:hAnsi="Arial" w:cs="Arial"/>
          <w:i/>
          <w:sz w:val="24"/>
          <w:szCs w:val="24"/>
        </w:rPr>
        <w:t xml:space="preserve">k </w:t>
      </w:r>
      <w:r>
        <w:rPr>
          <w:rFonts w:ascii="Arial" w:hAnsi="Arial" w:cs="Arial"/>
          <w:sz w:val="24"/>
          <w:szCs w:val="24"/>
        </w:rPr>
        <w:t xml:space="preserve">from 2-10. We then subjected the output of each of these runs to a battery of tests—Hartigan, CH, Beale, KL, </w:t>
      </w:r>
      <w:proofErr w:type="spellStart"/>
      <w:r>
        <w:rPr>
          <w:rFonts w:ascii="Arial" w:hAnsi="Arial" w:cs="Arial"/>
          <w:sz w:val="24"/>
          <w:szCs w:val="24"/>
        </w:rPr>
        <w:t>Cindex</w:t>
      </w:r>
      <w:proofErr w:type="spellEnd"/>
      <w:r>
        <w:rPr>
          <w:rFonts w:ascii="Arial" w:hAnsi="Arial" w:cs="Arial"/>
          <w:sz w:val="24"/>
          <w:szCs w:val="24"/>
        </w:rPr>
        <w:t xml:space="preserve">, DB, Silhouette, and </w:t>
      </w:r>
      <w:proofErr w:type="spellStart"/>
      <w:r>
        <w:rPr>
          <w:rFonts w:ascii="Arial" w:hAnsi="Arial" w:cs="Arial"/>
          <w:sz w:val="24"/>
          <w:szCs w:val="24"/>
        </w:rPr>
        <w:t>Duda</w:t>
      </w:r>
      <w:proofErr w:type="spellEnd"/>
      <w:r>
        <w:rPr>
          <w:rFonts w:ascii="Arial" w:hAnsi="Arial" w:cs="Arial"/>
          <w:sz w:val="24"/>
          <w:szCs w:val="24"/>
        </w:rPr>
        <w:t xml:space="preserve"> indices (</w:t>
      </w:r>
      <w:proofErr w:type="spellStart"/>
      <w:r>
        <w:rPr>
          <w:rFonts w:ascii="Arial" w:hAnsi="Arial" w:cs="Arial"/>
          <w:sz w:val="24"/>
          <w:szCs w:val="24"/>
        </w:rPr>
        <w:t>Charrad</w:t>
      </w:r>
      <w:proofErr w:type="spellEnd"/>
      <w:r>
        <w:rPr>
          <w:rFonts w:ascii="Arial" w:hAnsi="Arial" w:cs="Arial"/>
          <w:sz w:val="24"/>
          <w:szCs w:val="24"/>
        </w:rPr>
        <w:t xml:space="preserve"> et al. 2014). The value of </w:t>
      </w:r>
      <w:r w:rsidRPr="00A67923">
        <w:rPr>
          <w:rFonts w:ascii="Arial" w:hAnsi="Arial" w:cs="Arial"/>
          <w:i/>
          <w:sz w:val="24"/>
          <w:szCs w:val="24"/>
        </w:rPr>
        <w:t>k</w:t>
      </w:r>
      <w:r>
        <w:rPr>
          <w:rFonts w:ascii="Arial" w:hAnsi="Arial" w:cs="Arial"/>
          <w:sz w:val="24"/>
          <w:szCs w:val="24"/>
        </w:rPr>
        <w:t xml:space="preserve"> with the most consist performance across all tests was used to determine the number of clusters that best represented discrete partitions within this dataset. </w:t>
      </w:r>
    </w:p>
    <w:p w14:paraId="377414BC" w14:textId="77777777" w:rsidR="00DF3974" w:rsidRDefault="00DF3974" w:rsidP="00DF3974">
      <w:pPr>
        <w:pStyle w:val="ListParagraph"/>
        <w:numPr>
          <w:ilvl w:val="0"/>
          <w:numId w:val="1"/>
        </w:numPr>
        <w:rPr>
          <w:rFonts w:ascii="Arial" w:hAnsi="Arial" w:cs="Arial"/>
          <w:sz w:val="24"/>
          <w:szCs w:val="24"/>
        </w:rPr>
      </w:pPr>
      <w:r w:rsidRPr="00D619B1">
        <w:rPr>
          <w:rFonts w:ascii="Arial" w:hAnsi="Arial" w:cs="Arial"/>
          <w:sz w:val="24"/>
          <w:szCs w:val="24"/>
        </w:rPr>
        <w:t xml:space="preserve">Following </w:t>
      </w:r>
      <w:r>
        <w:rPr>
          <w:rFonts w:ascii="Arial" w:hAnsi="Arial" w:cs="Arial"/>
          <w:sz w:val="24"/>
          <w:szCs w:val="24"/>
        </w:rPr>
        <w:t xml:space="preserve">the partition of states, we then conducted indicator species analysis to establish what species are associated with each state. </w:t>
      </w:r>
    </w:p>
    <w:p w14:paraId="1F575703" w14:textId="361A4116" w:rsidR="00D52F91" w:rsidRDefault="00D52F91" w:rsidP="00D52F91">
      <w:pPr>
        <w:rPr>
          <w:rFonts w:ascii="Arial" w:hAnsi="Arial" w:cs="Arial"/>
          <w:sz w:val="24"/>
          <w:szCs w:val="24"/>
        </w:rPr>
      </w:pPr>
      <w:r>
        <w:rPr>
          <w:rFonts w:ascii="Arial" w:hAnsi="Arial" w:cs="Arial"/>
          <w:sz w:val="24"/>
          <w:szCs w:val="24"/>
        </w:rPr>
        <w:t>Weather data</w:t>
      </w:r>
    </w:p>
    <w:p w14:paraId="21023598" w14:textId="018F047E" w:rsidR="00762B7E" w:rsidRDefault="00D52F91" w:rsidP="00D52F91">
      <w:pPr>
        <w:pStyle w:val="ListParagraph"/>
        <w:numPr>
          <w:ilvl w:val="0"/>
          <w:numId w:val="1"/>
        </w:numPr>
        <w:rPr>
          <w:rFonts w:ascii="Arial" w:hAnsi="Arial" w:cs="Arial"/>
          <w:sz w:val="24"/>
          <w:szCs w:val="24"/>
        </w:rPr>
      </w:pPr>
      <w:r>
        <w:rPr>
          <w:rFonts w:ascii="Arial" w:hAnsi="Arial" w:cs="Arial"/>
          <w:sz w:val="24"/>
          <w:szCs w:val="24"/>
        </w:rPr>
        <w:t xml:space="preserve">Weather data </w:t>
      </w:r>
      <w:r w:rsidR="007F51BF">
        <w:rPr>
          <w:rFonts w:ascii="Arial" w:hAnsi="Arial" w:cs="Arial"/>
          <w:sz w:val="24"/>
          <w:szCs w:val="24"/>
        </w:rPr>
        <w:t xml:space="preserve">was provided by a local California Irrigation Management </w:t>
      </w:r>
      <w:r w:rsidR="00BC5A93">
        <w:rPr>
          <w:rFonts w:ascii="Arial" w:hAnsi="Arial" w:cs="Arial"/>
          <w:sz w:val="24"/>
          <w:szCs w:val="24"/>
        </w:rPr>
        <w:t xml:space="preserve">Information </w:t>
      </w:r>
      <w:r w:rsidR="007F51BF">
        <w:rPr>
          <w:rFonts w:ascii="Arial" w:hAnsi="Arial" w:cs="Arial"/>
          <w:sz w:val="24"/>
          <w:szCs w:val="24"/>
        </w:rPr>
        <w:t>System</w:t>
      </w:r>
      <w:r w:rsidR="00937DDB">
        <w:rPr>
          <w:rFonts w:ascii="Arial" w:hAnsi="Arial" w:cs="Arial"/>
          <w:sz w:val="24"/>
          <w:szCs w:val="24"/>
        </w:rPr>
        <w:t xml:space="preserve"> (CIMIS) monitoring station</w:t>
      </w:r>
      <w:r w:rsidR="00B86F51">
        <w:rPr>
          <w:rFonts w:ascii="Arial" w:hAnsi="Arial" w:cs="Arial"/>
          <w:sz w:val="24"/>
          <w:szCs w:val="24"/>
        </w:rPr>
        <w:t xml:space="preserve"> in Davis, CA (38.535694, -121.777636)</w:t>
      </w:r>
      <w:r w:rsidR="00937DDB">
        <w:rPr>
          <w:rFonts w:ascii="Arial" w:hAnsi="Arial" w:cs="Arial"/>
          <w:sz w:val="24"/>
          <w:szCs w:val="24"/>
        </w:rPr>
        <w:t xml:space="preserve">. CIMIS </w:t>
      </w:r>
      <w:r w:rsidR="00AC739C">
        <w:rPr>
          <w:rFonts w:ascii="Arial" w:hAnsi="Arial" w:cs="Arial"/>
          <w:sz w:val="24"/>
          <w:szCs w:val="24"/>
        </w:rPr>
        <w:t xml:space="preserve">automated </w:t>
      </w:r>
      <w:r w:rsidR="00937DDB">
        <w:rPr>
          <w:rFonts w:ascii="Arial" w:hAnsi="Arial" w:cs="Arial"/>
          <w:sz w:val="24"/>
          <w:szCs w:val="24"/>
        </w:rPr>
        <w:t xml:space="preserve">dataloggers collect </w:t>
      </w:r>
      <w:r w:rsidR="00762B7E">
        <w:rPr>
          <w:rFonts w:ascii="Arial" w:hAnsi="Arial" w:cs="Arial"/>
          <w:sz w:val="24"/>
          <w:szCs w:val="24"/>
        </w:rPr>
        <w:t>weather data on a minute-by-minute basis</w:t>
      </w:r>
      <w:r w:rsidR="00B86F51">
        <w:rPr>
          <w:rFonts w:ascii="Arial" w:hAnsi="Arial" w:cs="Arial"/>
          <w:sz w:val="24"/>
          <w:szCs w:val="24"/>
        </w:rPr>
        <w:t xml:space="preserve">, </w:t>
      </w:r>
      <w:r w:rsidR="00AC739C">
        <w:rPr>
          <w:rFonts w:ascii="Arial" w:hAnsi="Arial" w:cs="Arial"/>
          <w:sz w:val="24"/>
          <w:szCs w:val="24"/>
        </w:rPr>
        <w:t xml:space="preserve">including air temperature, soil temperature, precipitation, solar radiation, vapor pressure, and wind speed. We aggregated these data into monthly intervals, where we calculated </w:t>
      </w:r>
      <w:r w:rsidR="00C43F8E">
        <w:rPr>
          <w:rFonts w:ascii="Arial" w:hAnsi="Arial" w:cs="Arial"/>
          <w:sz w:val="24"/>
          <w:szCs w:val="24"/>
        </w:rPr>
        <w:t>Standardized Precipitation-</w:t>
      </w:r>
      <w:r w:rsidR="00C43F8E">
        <w:rPr>
          <w:rFonts w:ascii="Arial" w:hAnsi="Arial" w:cs="Arial"/>
          <w:sz w:val="24"/>
          <w:szCs w:val="24"/>
        </w:rPr>
        <w:lastRenderedPageBreak/>
        <w:t>Evapotranspiration Index (</w:t>
      </w:r>
      <w:r w:rsidR="00AC739C">
        <w:rPr>
          <w:rFonts w:ascii="Arial" w:hAnsi="Arial" w:cs="Arial"/>
          <w:sz w:val="24"/>
          <w:szCs w:val="24"/>
        </w:rPr>
        <w:t>SPEI</w:t>
      </w:r>
      <w:r w:rsidR="00C43F8E">
        <w:rPr>
          <w:rFonts w:ascii="Arial" w:hAnsi="Arial" w:cs="Arial"/>
          <w:sz w:val="24"/>
          <w:szCs w:val="24"/>
        </w:rPr>
        <w:t>)</w:t>
      </w:r>
      <w:r w:rsidR="00AC739C">
        <w:rPr>
          <w:rFonts w:ascii="Arial" w:hAnsi="Arial" w:cs="Arial"/>
          <w:sz w:val="24"/>
          <w:szCs w:val="24"/>
        </w:rPr>
        <w:t>, a metric of drought stress</w:t>
      </w:r>
      <w:r w:rsidR="008354DC">
        <w:rPr>
          <w:rFonts w:ascii="Arial" w:hAnsi="Arial" w:cs="Arial"/>
          <w:sz w:val="24"/>
          <w:szCs w:val="24"/>
        </w:rPr>
        <w:t xml:space="preserve"> (</w:t>
      </w:r>
      <w:r w:rsidR="008354DC" w:rsidRPr="008354DC">
        <w:rPr>
          <w:rFonts w:ascii="Arial" w:hAnsi="Arial" w:cs="Arial"/>
          <w:i/>
          <w:sz w:val="24"/>
          <w:szCs w:val="24"/>
        </w:rPr>
        <w:t>D</w:t>
      </w:r>
      <w:r w:rsidR="008354DC" w:rsidRPr="008354DC">
        <w:rPr>
          <w:rFonts w:ascii="Arial" w:hAnsi="Arial" w:cs="Arial"/>
          <w:i/>
          <w:sz w:val="24"/>
          <w:szCs w:val="24"/>
        </w:rPr>
        <w:softHyphen/>
      </w:r>
      <w:r w:rsidR="008354DC">
        <w:rPr>
          <w:rFonts w:ascii="Arial" w:hAnsi="Arial" w:cs="Arial"/>
          <w:sz w:val="24"/>
          <w:szCs w:val="24"/>
        </w:rPr>
        <w:t>)</w:t>
      </w:r>
      <w:r w:rsidR="004E170A">
        <w:rPr>
          <w:rFonts w:ascii="Arial" w:hAnsi="Arial" w:cs="Arial"/>
          <w:sz w:val="24"/>
          <w:szCs w:val="24"/>
        </w:rPr>
        <w:t xml:space="preserve"> at a given timepoint, </w:t>
      </w:r>
      <w:r w:rsidR="004E170A">
        <w:rPr>
          <w:rFonts w:ascii="Arial" w:hAnsi="Arial" w:cs="Arial"/>
          <w:i/>
          <w:sz w:val="24"/>
          <w:szCs w:val="24"/>
        </w:rPr>
        <w:t>i</w:t>
      </w:r>
      <w:r w:rsidR="00AC739C">
        <w:rPr>
          <w:rFonts w:ascii="Arial" w:hAnsi="Arial" w:cs="Arial"/>
          <w:sz w:val="24"/>
          <w:szCs w:val="24"/>
        </w:rPr>
        <w:t>:</w:t>
      </w:r>
    </w:p>
    <w:p w14:paraId="63F7810E" w14:textId="62194E95" w:rsidR="00AC739C" w:rsidRDefault="004E170A" w:rsidP="00904F9D">
      <w:pPr>
        <w:jc w:val="center"/>
        <w:rPr>
          <w:rFonts w:ascii="Arial" w:hAnsi="Arial" w:cs="Arial"/>
          <w:noProof/>
          <w:sz w:val="24"/>
          <w:szCs w:val="24"/>
        </w:rPr>
      </w:pPr>
      <w:r w:rsidRPr="004E170A">
        <w:rPr>
          <w:rFonts w:ascii="Arial" w:hAnsi="Arial" w:cs="Arial"/>
          <w:noProof/>
          <w:sz w:val="24"/>
          <w:szCs w:val="24"/>
        </w:rPr>
        <w:drawing>
          <wp:inline distT="0" distB="0" distL="0" distR="0" wp14:anchorId="4206948C" wp14:editId="6EFFB03F">
            <wp:extent cx="1385888" cy="3299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8731" cy="344936"/>
                    </a:xfrm>
                    <a:prstGeom prst="rect">
                      <a:avLst/>
                    </a:prstGeom>
                    <a:noFill/>
                    <a:ln>
                      <a:noFill/>
                    </a:ln>
                  </pic:spPr>
                </pic:pic>
              </a:graphicData>
            </a:graphic>
          </wp:inline>
        </w:drawing>
      </w:r>
      <w:r w:rsidRPr="004E170A">
        <w:rPr>
          <w:rFonts w:ascii="Arial" w:hAnsi="Arial" w:cs="Arial"/>
          <w:noProof/>
          <w:sz w:val="24"/>
          <w:szCs w:val="24"/>
        </w:rPr>
        <w:t xml:space="preserve"> </w:t>
      </w:r>
    </w:p>
    <w:p w14:paraId="7FE8980C" w14:textId="30BF4B5E" w:rsidR="004E170A" w:rsidRPr="00DA146A" w:rsidRDefault="004E170A" w:rsidP="00DA146A">
      <w:pPr>
        <w:pStyle w:val="ListParagraph"/>
        <w:numPr>
          <w:ilvl w:val="0"/>
          <w:numId w:val="1"/>
        </w:numPr>
        <w:rPr>
          <w:rFonts w:ascii="Arial" w:hAnsi="Arial" w:cs="Arial"/>
          <w:sz w:val="24"/>
          <w:szCs w:val="24"/>
        </w:rPr>
      </w:pPr>
      <w:r w:rsidRPr="00DA146A">
        <w:rPr>
          <w:rFonts w:ascii="Arial" w:hAnsi="Arial" w:cs="Arial"/>
          <w:noProof/>
          <w:sz w:val="24"/>
          <w:szCs w:val="24"/>
        </w:rPr>
        <w:t xml:space="preserve">Where </w:t>
      </w:r>
      <w:r w:rsidRPr="00DA146A">
        <w:rPr>
          <w:rFonts w:ascii="Arial" w:hAnsi="Arial" w:cs="Arial"/>
          <w:i/>
          <w:noProof/>
          <w:sz w:val="24"/>
          <w:szCs w:val="24"/>
        </w:rPr>
        <w:t>P</w:t>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noProof/>
          <w:sz w:val="24"/>
          <w:szCs w:val="24"/>
        </w:rPr>
        <w:t xml:space="preserve">represents observed precipitation and </w:t>
      </w:r>
      <w:r w:rsidRPr="00DA146A">
        <w:rPr>
          <w:rFonts w:ascii="Arial" w:hAnsi="Arial" w:cs="Arial"/>
          <w:i/>
          <w:noProof/>
          <w:sz w:val="24"/>
          <w:szCs w:val="24"/>
        </w:rPr>
        <w:t>ETo</w:t>
      </w:r>
      <w:r w:rsidRPr="00DA146A">
        <w:rPr>
          <w:rFonts w:ascii="Arial" w:hAnsi="Arial" w:cs="Arial"/>
          <w:i/>
          <w:noProof/>
          <w:sz w:val="24"/>
          <w:szCs w:val="24"/>
        </w:rPr>
        <w:softHyphen/>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sz w:val="24"/>
          <w:szCs w:val="24"/>
        </w:rPr>
        <w:t xml:space="preserve">represents estimated </w:t>
      </w:r>
      <w:proofErr w:type="spellStart"/>
      <w:r w:rsidRPr="00DA146A">
        <w:rPr>
          <w:rFonts w:ascii="Arial" w:hAnsi="Arial" w:cs="Arial"/>
          <w:sz w:val="24"/>
          <w:szCs w:val="24"/>
        </w:rPr>
        <w:t>evapotransporation</w:t>
      </w:r>
      <w:proofErr w:type="spellEnd"/>
      <w:r w:rsidRPr="00DA146A">
        <w:rPr>
          <w:rFonts w:ascii="Arial" w:hAnsi="Arial" w:cs="Arial"/>
          <w:sz w:val="24"/>
          <w:szCs w:val="24"/>
        </w:rPr>
        <w:t xml:space="preserve">. </w:t>
      </w:r>
      <w:proofErr w:type="spellStart"/>
      <w:r w:rsidR="007775AB" w:rsidRPr="00DA146A">
        <w:rPr>
          <w:rFonts w:ascii="Arial" w:hAnsi="Arial" w:cs="Arial"/>
          <w:i/>
          <w:sz w:val="24"/>
          <w:szCs w:val="24"/>
        </w:rPr>
        <w:t>ETo</w:t>
      </w:r>
      <w:proofErr w:type="spellEnd"/>
      <w:r w:rsidR="007775AB" w:rsidRPr="00DA146A">
        <w:rPr>
          <w:rFonts w:ascii="Arial" w:hAnsi="Arial" w:cs="Arial"/>
          <w:sz w:val="24"/>
          <w:szCs w:val="24"/>
        </w:rPr>
        <w:t xml:space="preserve"> was calculated using the Penman-Monteith equation</w:t>
      </w:r>
      <w:r w:rsidR="00DA146A">
        <w:rPr>
          <w:rFonts w:ascii="Arial" w:hAnsi="Arial" w:cs="Arial"/>
          <w:sz w:val="24"/>
          <w:szCs w:val="24"/>
        </w:rPr>
        <w:t>, defined as:</w:t>
      </w:r>
    </w:p>
    <w:p w14:paraId="43E55E95" w14:textId="772CD1DB" w:rsidR="00904F9D" w:rsidRDefault="009659C1" w:rsidP="00DA146A">
      <w:pPr>
        <w:jc w:val="center"/>
        <w:rPr>
          <w:rFonts w:ascii="Arial" w:hAnsi="Arial" w:cs="Arial"/>
          <w:sz w:val="24"/>
          <w:szCs w:val="24"/>
        </w:rPr>
      </w:pPr>
      <w:r w:rsidRPr="009659C1">
        <w:rPr>
          <w:rFonts w:ascii="Arial" w:hAnsi="Arial" w:cs="Arial"/>
          <w:noProof/>
          <w:sz w:val="24"/>
          <w:szCs w:val="24"/>
        </w:rPr>
        <w:drawing>
          <wp:inline distT="0" distB="0" distL="0" distR="0" wp14:anchorId="518C9282" wp14:editId="0868CB84">
            <wp:extent cx="2924269" cy="89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449" cy="915801"/>
                    </a:xfrm>
                    <a:prstGeom prst="rect">
                      <a:avLst/>
                    </a:prstGeom>
                    <a:noFill/>
                    <a:ln>
                      <a:noFill/>
                    </a:ln>
                  </pic:spPr>
                </pic:pic>
              </a:graphicData>
            </a:graphic>
          </wp:inline>
        </w:drawing>
      </w:r>
    </w:p>
    <w:p w14:paraId="6F1BB5B1" w14:textId="2226302D" w:rsidR="00DA146A" w:rsidRDefault="00DA146A" w:rsidP="00E612D2">
      <w:pPr>
        <w:pStyle w:val="ListParagraph"/>
        <w:numPr>
          <w:ilvl w:val="0"/>
          <w:numId w:val="1"/>
        </w:numPr>
        <w:rPr>
          <w:rFonts w:ascii="Arial" w:hAnsi="Arial" w:cs="Arial"/>
          <w:sz w:val="24"/>
          <w:szCs w:val="24"/>
        </w:rPr>
      </w:pPr>
      <w:r>
        <w:rPr>
          <w:rFonts w:ascii="Arial" w:hAnsi="Arial" w:cs="Arial"/>
          <w:sz w:val="24"/>
          <w:szCs w:val="24"/>
        </w:rPr>
        <w:t xml:space="preserve">Where </w:t>
      </w:r>
      <w:r w:rsidRPr="008E0757">
        <w:rPr>
          <w:rFonts w:ascii="Arial" w:hAnsi="Arial" w:cs="Arial"/>
          <w:i/>
          <w:sz w:val="24"/>
          <w:szCs w:val="24"/>
        </w:rPr>
        <w:t>R</w:t>
      </w:r>
      <w:r w:rsidRPr="008E0757">
        <w:rPr>
          <w:rFonts w:ascii="Arial" w:hAnsi="Arial" w:cs="Arial"/>
          <w:i/>
          <w:sz w:val="24"/>
          <w:szCs w:val="24"/>
          <w:vertAlign w:val="subscript"/>
        </w:rPr>
        <w:t>n</w:t>
      </w:r>
      <w:r>
        <w:rPr>
          <w:rFonts w:ascii="Arial" w:hAnsi="Arial" w:cs="Arial"/>
          <w:sz w:val="24"/>
          <w:szCs w:val="24"/>
        </w:rPr>
        <w:t xml:space="preserve"> is net radiation, </w:t>
      </w:r>
      <w:r w:rsidRPr="008E0757">
        <w:rPr>
          <w:rFonts w:ascii="Arial" w:hAnsi="Arial" w:cs="Arial"/>
          <w:i/>
          <w:sz w:val="24"/>
          <w:szCs w:val="24"/>
        </w:rPr>
        <w:t>G</w:t>
      </w:r>
      <w:r>
        <w:rPr>
          <w:rFonts w:ascii="Arial" w:hAnsi="Arial" w:cs="Arial"/>
          <w:sz w:val="24"/>
          <w:szCs w:val="24"/>
        </w:rPr>
        <w:t xml:space="preserve"> is soil heat flux, </w:t>
      </w:r>
      <w:r w:rsidRPr="008E0757">
        <w:rPr>
          <w:rFonts w:ascii="Arial" w:hAnsi="Arial" w:cs="Arial"/>
          <w:i/>
          <w:sz w:val="24"/>
          <w:szCs w:val="24"/>
        </w:rPr>
        <w:t>(e</w:t>
      </w:r>
      <w:r w:rsidRPr="008E0757">
        <w:rPr>
          <w:rFonts w:ascii="Arial" w:hAnsi="Arial" w:cs="Arial"/>
          <w:i/>
          <w:sz w:val="24"/>
          <w:szCs w:val="24"/>
          <w:vertAlign w:val="subscript"/>
        </w:rPr>
        <w:t>s</w:t>
      </w:r>
      <w:r w:rsidRPr="008E0757">
        <w:rPr>
          <w:rFonts w:ascii="Arial" w:hAnsi="Arial" w:cs="Arial"/>
          <w:i/>
          <w:sz w:val="24"/>
          <w:szCs w:val="24"/>
        </w:rPr>
        <w:t xml:space="preserve"> – </w:t>
      </w:r>
      <w:proofErr w:type="spellStart"/>
      <w:r w:rsidRPr="008E0757">
        <w:rPr>
          <w:rFonts w:ascii="Arial" w:hAnsi="Arial" w:cs="Arial"/>
          <w:i/>
          <w:sz w:val="24"/>
          <w:szCs w:val="24"/>
        </w:rPr>
        <w:t>e</w:t>
      </w:r>
      <w:r w:rsidRPr="008E0757">
        <w:rPr>
          <w:rFonts w:ascii="Arial" w:hAnsi="Arial" w:cs="Arial"/>
          <w:i/>
          <w:sz w:val="24"/>
          <w:szCs w:val="24"/>
          <w:vertAlign w:val="subscript"/>
        </w:rPr>
        <w:t>a</w:t>
      </w:r>
      <w:proofErr w:type="spellEnd"/>
      <w:r w:rsidRPr="008E0757">
        <w:rPr>
          <w:rFonts w:ascii="Arial" w:hAnsi="Arial" w:cs="Arial"/>
          <w:i/>
          <w:sz w:val="24"/>
          <w:szCs w:val="24"/>
        </w:rPr>
        <w:t>)</w:t>
      </w:r>
      <w:r w:rsidR="002C586A">
        <w:rPr>
          <w:rFonts w:ascii="Arial" w:hAnsi="Arial" w:cs="Arial"/>
          <w:sz w:val="24"/>
          <w:szCs w:val="24"/>
        </w:rPr>
        <w:t xml:space="preserve"> is</w:t>
      </w:r>
      <w:r w:rsidRPr="008E0757">
        <w:rPr>
          <w:rFonts w:ascii="Arial" w:hAnsi="Arial" w:cs="Arial"/>
          <w:i/>
          <w:sz w:val="24"/>
          <w:szCs w:val="24"/>
        </w:rPr>
        <w:t xml:space="preserve"> </w:t>
      </w:r>
      <w:r>
        <w:rPr>
          <w:rFonts w:ascii="Arial" w:hAnsi="Arial" w:cs="Arial"/>
          <w:sz w:val="24"/>
          <w:szCs w:val="24"/>
        </w:rPr>
        <w:t xml:space="preserve">the vapor pressure deficit of air, </w:t>
      </w:r>
      <w:proofErr w:type="spellStart"/>
      <w:r w:rsidRPr="008E0757">
        <w:rPr>
          <w:rFonts w:ascii="Arial" w:hAnsi="Arial" w:cs="Arial"/>
          <w:i/>
          <w:sz w:val="24"/>
          <w:szCs w:val="24"/>
        </w:rPr>
        <w:t>ρ</w:t>
      </w:r>
      <w:r w:rsidRPr="008E0757">
        <w:rPr>
          <w:rFonts w:ascii="Arial" w:hAnsi="Arial" w:cs="Arial"/>
          <w:i/>
          <w:sz w:val="24"/>
          <w:szCs w:val="24"/>
          <w:vertAlign w:val="subscript"/>
        </w:rPr>
        <w:t>i</w:t>
      </w:r>
      <w:proofErr w:type="spellEnd"/>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mean air density at </w:t>
      </w:r>
      <w:r w:rsidR="008E0757">
        <w:rPr>
          <w:rFonts w:ascii="Arial" w:hAnsi="Arial" w:cs="Arial"/>
          <w:sz w:val="24"/>
          <w:szCs w:val="24"/>
        </w:rPr>
        <w:t>constant</w:t>
      </w:r>
      <w:r>
        <w:rPr>
          <w:rFonts w:ascii="Arial" w:hAnsi="Arial" w:cs="Arial"/>
          <w:sz w:val="24"/>
          <w:szCs w:val="24"/>
        </w:rPr>
        <w:t xml:space="preserve"> pressure, </w:t>
      </w:r>
      <w:r w:rsidRPr="008E0757">
        <w:rPr>
          <w:rFonts w:ascii="Arial" w:hAnsi="Arial" w:cs="Arial"/>
          <w:i/>
          <w:sz w:val="24"/>
          <w:szCs w:val="24"/>
        </w:rPr>
        <w:t>c</w:t>
      </w:r>
      <w:r w:rsidRPr="008E0757">
        <w:rPr>
          <w:rFonts w:ascii="Arial" w:hAnsi="Arial" w:cs="Arial"/>
          <w:i/>
          <w:sz w:val="24"/>
          <w:szCs w:val="24"/>
          <w:vertAlign w:val="subscript"/>
        </w:rPr>
        <w:t>p</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specific heat of air, Δ </w:t>
      </w:r>
      <w:r w:rsidR="002C586A">
        <w:rPr>
          <w:rFonts w:ascii="Arial" w:hAnsi="Arial" w:cs="Arial"/>
          <w:sz w:val="24"/>
          <w:szCs w:val="24"/>
        </w:rPr>
        <w:t xml:space="preserve">is </w:t>
      </w:r>
      <w:r>
        <w:rPr>
          <w:rFonts w:ascii="Arial" w:hAnsi="Arial" w:cs="Arial"/>
          <w:sz w:val="24"/>
          <w:szCs w:val="24"/>
        </w:rPr>
        <w:t xml:space="preserve">the slope of the saturation vapor pressure temperature relationship, γ </w:t>
      </w:r>
      <w:r w:rsidR="002C586A">
        <w:rPr>
          <w:rFonts w:ascii="Arial" w:hAnsi="Arial" w:cs="Arial"/>
          <w:sz w:val="24"/>
          <w:szCs w:val="24"/>
        </w:rPr>
        <w:t xml:space="preserve">is </w:t>
      </w:r>
      <w:r>
        <w:rPr>
          <w:rFonts w:ascii="Arial" w:hAnsi="Arial" w:cs="Arial"/>
          <w:sz w:val="24"/>
          <w:szCs w:val="24"/>
        </w:rPr>
        <w:t xml:space="preserve">the psychometric constant, </w:t>
      </w:r>
      <w:r w:rsidR="002C586A">
        <w:rPr>
          <w:rFonts w:ascii="Arial" w:hAnsi="Arial" w:cs="Arial"/>
          <w:sz w:val="24"/>
          <w:szCs w:val="24"/>
        </w:rPr>
        <w:t xml:space="preserve">and </w:t>
      </w:r>
      <w:proofErr w:type="spellStart"/>
      <w:r w:rsidRPr="008E0757">
        <w:rPr>
          <w:rFonts w:ascii="Arial" w:hAnsi="Arial" w:cs="Arial"/>
          <w:i/>
          <w:sz w:val="24"/>
          <w:szCs w:val="24"/>
        </w:rPr>
        <w:t>r</w:t>
      </w:r>
      <w:r w:rsidRPr="008E0757">
        <w:rPr>
          <w:rFonts w:ascii="Arial" w:hAnsi="Arial" w:cs="Arial"/>
          <w:i/>
          <w:sz w:val="24"/>
          <w:szCs w:val="24"/>
          <w:vertAlign w:val="subscript"/>
        </w:rPr>
        <w:t>s</w:t>
      </w:r>
      <w:proofErr w:type="spellEnd"/>
      <w:r>
        <w:rPr>
          <w:rFonts w:ascii="Arial" w:hAnsi="Arial" w:cs="Arial"/>
          <w:sz w:val="24"/>
          <w:szCs w:val="24"/>
          <w:vertAlign w:val="subscript"/>
        </w:rPr>
        <w:t xml:space="preserve"> </w:t>
      </w:r>
      <w:r>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a</w:t>
      </w:r>
      <w:r w:rsidRPr="008E0757">
        <w:rPr>
          <w:rFonts w:ascii="Arial" w:hAnsi="Arial" w:cs="Arial"/>
          <w:i/>
          <w:sz w:val="24"/>
          <w:szCs w:val="24"/>
        </w:rPr>
        <w:t xml:space="preserve"> </w:t>
      </w:r>
      <w:r w:rsidR="002C586A">
        <w:rPr>
          <w:rFonts w:ascii="Arial" w:hAnsi="Arial" w:cs="Arial"/>
          <w:sz w:val="24"/>
          <w:szCs w:val="24"/>
        </w:rPr>
        <w:t xml:space="preserve">are </w:t>
      </w:r>
      <w:r>
        <w:rPr>
          <w:rFonts w:ascii="Arial" w:hAnsi="Arial" w:cs="Arial"/>
          <w:sz w:val="24"/>
          <w:szCs w:val="24"/>
        </w:rPr>
        <w:t>the surface and aerodynamic resistances</w:t>
      </w:r>
      <w:r w:rsidR="00BD3700">
        <w:rPr>
          <w:rFonts w:ascii="Arial" w:hAnsi="Arial" w:cs="Arial"/>
          <w:sz w:val="24"/>
          <w:szCs w:val="24"/>
        </w:rPr>
        <w:t xml:space="preserve"> (FAO)</w:t>
      </w:r>
      <w:r>
        <w:rPr>
          <w:rFonts w:ascii="Arial" w:hAnsi="Arial" w:cs="Arial"/>
          <w:sz w:val="24"/>
          <w:szCs w:val="24"/>
        </w:rPr>
        <w:t>.</w:t>
      </w:r>
    </w:p>
    <w:p w14:paraId="36334D8A" w14:textId="77777777" w:rsidR="00EC29C5" w:rsidRDefault="003A42E2" w:rsidP="00E612D2">
      <w:pPr>
        <w:pStyle w:val="ListParagraph"/>
        <w:numPr>
          <w:ilvl w:val="0"/>
          <w:numId w:val="1"/>
        </w:numPr>
        <w:rPr>
          <w:rFonts w:ascii="Arial" w:hAnsi="Arial" w:cs="Arial"/>
          <w:sz w:val="24"/>
          <w:szCs w:val="24"/>
        </w:rPr>
      </w:pPr>
      <w:commentRangeStart w:id="8"/>
      <w:r>
        <w:rPr>
          <w:rFonts w:ascii="Arial" w:hAnsi="Arial" w:cs="Arial"/>
          <w:sz w:val="24"/>
          <w:szCs w:val="24"/>
        </w:rPr>
        <w:t xml:space="preserve">SPEI </w:t>
      </w:r>
      <w:commentRangeEnd w:id="8"/>
      <w:r w:rsidR="003112FA">
        <w:rPr>
          <w:rStyle w:val="CommentReference"/>
        </w:rPr>
        <w:commentReference w:id="8"/>
      </w:r>
      <w:r>
        <w:rPr>
          <w:rFonts w:ascii="Arial" w:hAnsi="Arial" w:cs="Arial"/>
          <w:sz w:val="24"/>
          <w:szCs w:val="24"/>
        </w:rPr>
        <w:t xml:space="preserve">offers flexible, </w:t>
      </w:r>
      <w:r w:rsidR="006C0EFA">
        <w:rPr>
          <w:rFonts w:ascii="Arial" w:hAnsi="Arial" w:cs="Arial"/>
          <w:sz w:val="24"/>
          <w:szCs w:val="24"/>
        </w:rPr>
        <w:t>variable timescale</w:t>
      </w:r>
      <w:r>
        <w:rPr>
          <w:rFonts w:ascii="Arial" w:hAnsi="Arial" w:cs="Arial"/>
          <w:sz w:val="24"/>
          <w:szCs w:val="24"/>
        </w:rPr>
        <w:t xml:space="preserve"> estimations of drought stress</w:t>
      </w:r>
      <w:r w:rsidR="006C0EFA">
        <w:rPr>
          <w:rFonts w:ascii="Arial" w:hAnsi="Arial" w:cs="Arial"/>
          <w:sz w:val="24"/>
          <w:szCs w:val="24"/>
        </w:rPr>
        <w:t xml:space="preserve"> that can be used to quantify the effects of multi-year climate patterns</w:t>
      </w:r>
      <w:r w:rsidR="001D17F0">
        <w:rPr>
          <w:rFonts w:ascii="Arial" w:hAnsi="Arial" w:cs="Arial"/>
          <w:sz w:val="24"/>
          <w:szCs w:val="24"/>
        </w:rPr>
        <w:t xml:space="preserve"> </w:t>
      </w:r>
      <w:r w:rsidR="001D17F0">
        <w:rPr>
          <w:rFonts w:ascii="Arial" w:hAnsi="Arial" w:cs="Arial"/>
          <w:sz w:val="24"/>
          <w:szCs w:val="24"/>
        </w:rPr>
        <w:fldChar w:fldCharType="begin" w:fldLock="1"/>
      </w:r>
      <w:r w:rsidR="006E46DF">
        <w:rPr>
          <w:rFonts w:ascii="Arial" w:hAnsi="Arial" w:cs="Arial"/>
          <w:sz w:val="24"/>
          <w:szCs w:val="24"/>
        </w:rPr>
        <w:instrText>ADDIN CSL_CITATION {"citationItems":[{"id":"ITEM-1","itemData":{"DOI":"10.1175/2009JCLI2909.1","ISBN":"0894-8755","ISSN":"08948755","PMID":"52009663","abstract":"The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Climate","id":"ITEM-1","issue":"7","issued":{"date-parts":[["2010"]]},"page":"1696-1718","title":"A multiscalar drought index sensitive to global warming: The standardized precipitation evapotranspiration index","type":"article-journal","volume":"23"},"uris":["http://www.mendeley.com/documents/?uuid=7ee3b603-0217-49fd-b4ae-daa0bba3197e"]}],"mendeley":{"formattedCitation":"(Vicente-Serrano et al. 2010)","plainTextFormattedCitation":"(Vicente-Serrano et al. 2010)","previouslyFormattedCitation":"(Vicente-Serrano et al. 2010)"},"properties":{"noteIndex":0},"schema":"https://github.com/citation-style-language/schema/raw/master/csl-citation.json"}</w:instrText>
      </w:r>
      <w:r w:rsidR="001D17F0">
        <w:rPr>
          <w:rFonts w:ascii="Arial" w:hAnsi="Arial" w:cs="Arial"/>
          <w:sz w:val="24"/>
          <w:szCs w:val="24"/>
        </w:rPr>
        <w:fldChar w:fldCharType="separate"/>
      </w:r>
      <w:r w:rsidR="00FA5FE7" w:rsidRPr="00FA5FE7">
        <w:rPr>
          <w:rFonts w:ascii="Arial" w:hAnsi="Arial" w:cs="Arial"/>
          <w:noProof/>
          <w:sz w:val="24"/>
          <w:szCs w:val="24"/>
        </w:rPr>
        <w:t>(Vicente-Serrano et al. 2010)</w:t>
      </w:r>
      <w:r w:rsidR="001D17F0">
        <w:rPr>
          <w:rFonts w:ascii="Arial" w:hAnsi="Arial" w:cs="Arial"/>
          <w:sz w:val="24"/>
          <w:szCs w:val="24"/>
        </w:rPr>
        <w:fldChar w:fldCharType="end"/>
      </w:r>
      <w:r w:rsidR="006C0EFA">
        <w:rPr>
          <w:rFonts w:ascii="Arial" w:hAnsi="Arial" w:cs="Arial"/>
          <w:sz w:val="24"/>
          <w:szCs w:val="24"/>
        </w:rPr>
        <w:t>.</w:t>
      </w:r>
      <w:r w:rsidR="00BE72D4">
        <w:rPr>
          <w:rFonts w:ascii="Arial" w:hAnsi="Arial" w:cs="Arial"/>
          <w:sz w:val="24"/>
          <w:szCs w:val="24"/>
        </w:rPr>
        <w:t xml:space="preserve"> </w:t>
      </w:r>
    </w:p>
    <w:p w14:paraId="0438FF88" w14:textId="0B7916BB" w:rsidR="001F65A8" w:rsidRDefault="00396859" w:rsidP="00E612D2">
      <w:pPr>
        <w:pStyle w:val="ListParagraph"/>
        <w:numPr>
          <w:ilvl w:val="0"/>
          <w:numId w:val="1"/>
        </w:numPr>
        <w:rPr>
          <w:rFonts w:ascii="Arial" w:hAnsi="Arial" w:cs="Arial"/>
          <w:sz w:val="24"/>
          <w:szCs w:val="24"/>
        </w:rPr>
      </w:pPr>
      <w:r>
        <w:rPr>
          <w:rFonts w:ascii="Arial" w:hAnsi="Arial" w:cs="Arial"/>
          <w:sz w:val="24"/>
          <w:szCs w:val="24"/>
        </w:rPr>
        <w:t xml:space="preserve">To </w:t>
      </w:r>
      <w:r w:rsidR="00AE5075">
        <w:rPr>
          <w:rFonts w:ascii="Arial" w:hAnsi="Arial" w:cs="Arial"/>
          <w:sz w:val="24"/>
          <w:szCs w:val="24"/>
        </w:rPr>
        <w:t xml:space="preserve">provide context for climate patterns observed during our study, we calculated SPEI for a 35-year span between </w:t>
      </w:r>
      <w:r w:rsidR="00BD4561">
        <w:rPr>
          <w:rFonts w:ascii="Arial" w:hAnsi="Arial" w:cs="Arial"/>
          <w:sz w:val="24"/>
          <w:szCs w:val="24"/>
        </w:rPr>
        <w:t xml:space="preserve">2018 and 1983, </w:t>
      </w:r>
      <w:r w:rsidR="006820E1">
        <w:rPr>
          <w:rFonts w:ascii="Arial" w:hAnsi="Arial" w:cs="Arial"/>
          <w:sz w:val="24"/>
          <w:szCs w:val="24"/>
        </w:rPr>
        <w:t xml:space="preserve">the </w:t>
      </w:r>
      <w:proofErr w:type="gramStart"/>
      <w:r w:rsidR="006820E1">
        <w:rPr>
          <w:rFonts w:ascii="Arial" w:hAnsi="Arial" w:cs="Arial"/>
          <w:sz w:val="24"/>
          <w:szCs w:val="24"/>
        </w:rPr>
        <w:t>first year</w:t>
      </w:r>
      <w:proofErr w:type="gramEnd"/>
      <w:r w:rsidR="006820E1">
        <w:rPr>
          <w:rFonts w:ascii="Arial" w:hAnsi="Arial" w:cs="Arial"/>
          <w:sz w:val="24"/>
          <w:szCs w:val="24"/>
        </w:rPr>
        <w:t xml:space="preserve"> sufficient </w:t>
      </w:r>
      <w:r w:rsidR="00AB2806">
        <w:rPr>
          <w:rFonts w:ascii="Arial" w:hAnsi="Arial" w:cs="Arial"/>
          <w:sz w:val="24"/>
          <w:szCs w:val="24"/>
        </w:rPr>
        <w:t>climate data was collected</w:t>
      </w:r>
      <w:r w:rsidR="00BD4561">
        <w:rPr>
          <w:rFonts w:ascii="Arial" w:hAnsi="Arial" w:cs="Arial"/>
          <w:sz w:val="24"/>
          <w:szCs w:val="24"/>
        </w:rPr>
        <w:t xml:space="preserve">. </w:t>
      </w:r>
      <w:r w:rsidR="002810CB">
        <w:rPr>
          <w:rFonts w:ascii="Arial" w:hAnsi="Arial" w:cs="Arial"/>
          <w:sz w:val="24"/>
          <w:szCs w:val="24"/>
        </w:rPr>
        <w:t xml:space="preserve">To account for temporally lagged effects of climate variation </w:t>
      </w:r>
      <w:r w:rsidR="002810CB">
        <w:rPr>
          <w:rFonts w:ascii="Arial" w:hAnsi="Arial" w:cs="Arial"/>
          <w:sz w:val="24"/>
          <w:szCs w:val="24"/>
        </w:rPr>
        <w:fldChar w:fldCharType="begin" w:fldLock="1"/>
      </w:r>
      <w:r w:rsidR="00056C67">
        <w:rPr>
          <w:rFonts w:ascii="Arial" w:hAnsi="Arial" w:cs="Arial"/>
          <w:sz w:val="24"/>
          <w:szCs w:val="24"/>
        </w:rPr>
        <w:instrText>ADDIN CSL_CITATION {"citationItems":[{"id":"ITEM-1","itemData":{"DOI":"10.1038/s41558-018-0255-1","ISBN":"1758-678X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Change","id":"ITEM-1","issue":"9","issued":{"date-parts":[["2018"]]},"page":"819-824","publisher":"Springer US","title":"Ecological winners and losers of extreme drought in California","type":"article-journal","volume":"8"},"uris":["http://www.mendeley.com/documents/?uuid=2b3f06c7-a2d6-4314-9130-fe243fa82505"]},{"id":"ITEM-2","itemData":{"DOI":"10.1111/1365-2745.12671","author":[{"dropping-particle":"","family":"Dudney","given":"Joan","non-dropping-particle":"","parse-names":false,"suffix":""},{"dropping-particle":"","family":"Hallett","given":"Lauren M","non-dropping-particle":"","parse-names":false,"suffix":""},{"dropping-particle":"","family":"Larios","given":"Loralee","non-dropping-particle":"","parse-names":false,"suffix":""},{"dropping-particle":"","family":"Farrer","given":"Emily C","non-dropping-particle":"","parse-names":false,"suffix":""},{"dropping-particle":"","family":"Erica","given":"N","non-dropping-particle":"","parse-names":false,"suffix":""}],"container-title":"Journal of Ecology","id":"ITEM-2","issue":"2","issued":{"date-parts":[["2017"]]},"title":"Lagging behind: Have we overlooked previous-year rainfall effects in annual grasslands?","type":"article-journal","volume":"105"},"uris":["http://www.mendeley.com/documents/?uuid=5e2eeff4-be1d-49f4-bf1e-948183574559"]}],"mendeley":{"formattedCitation":"(Dudney et al. 2017, Prugh et al. 2018)","plainTextFormattedCitation":"(Dudney et al. 2017, Prugh et al. 2018)","previouslyFormattedCitation":"(Dudney et al. 2017, Prugh et al. 2018)"},"properties":{"noteIndex":0},"schema":"https://github.com/citation-style-language/schema/raw/master/csl-citation.json"}</w:instrText>
      </w:r>
      <w:r w:rsidR="002810CB">
        <w:rPr>
          <w:rFonts w:ascii="Arial" w:hAnsi="Arial" w:cs="Arial"/>
          <w:sz w:val="24"/>
          <w:szCs w:val="24"/>
        </w:rPr>
        <w:fldChar w:fldCharType="separate"/>
      </w:r>
      <w:r w:rsidR="004700DB" w:rsidRPr="004700DB">
        <w:rPr>
          <w:rFonts w:ascii="Arial" w:hAnsi="Arial" w:cs="Arial"/>
          <w:noProof/>
          <w:sz w:val="24"/>
          <w:szCs w:val="24"/>
        </w:rPr>
        <w:t>(Dudney et al. 2017, Prugh et al. 2018)</w:t>
      </w:r>
      <w:r w:rsidR="002810CB">
        <w:rPr>
          <w:rFonts w:ascii="Arial" w:hAnsi="Arial" w:cs="Arial"/>
          <w:sz w:val="24"/>
          <w:szCs w:val="24"/>
        </w:rPr>
        <w:fldChar w:fldCharType="end"/>
      </w:r>
      <w:r w:rsidR="002810CB">
        <w:rPr>
          <w:rFonts w:ascii="Arial" w:hAnsi="Arial" w:cs="Arial"/>
          <w:sz w:val="24"/>
          <w:szCs w:val="24"/>
        </w:rPr>
        <w:t xml:space="preserve">, we created drought indices across </w:t>
      </w:r>
      <w:r w:rsidR="005064EA">
        <w:rPr>
          <w:rFonts w:ascii="Arial" w:hAnsi="Arial" w:cs="Arial"/>
          <w:sz w:val="24"/>
          <w:szCs w:val="24"/>
        </w:rPr>
        <w:t xml:space="preserve">several </w:t>
      </w:r>
      <w:r w:rsidR="004700DB">
        <w:rPr>
          <w:rFonts w:ascii="Arial" w:hAnsi="Arial" w:cs="Arial"/>
          <w:sz w:val="24"/>
          <w:szCs w:val="24"/>
        </w:rPr>
        <w:t>cumulative water year</w:t>
      </w:r>
      <w:r w:rsidR="005064EA">
        <w:rPr>
          <w:rFonts w:ascii="Arial" w:hAnsi="Arial" w:cs="Arial"/>
          <w:sz w:val="24"/>
          <w:szCs w:val="24"/>
        </w:rPr>
        <w:t xml:space="preserve"> durations</w:t>
      </w:r>
      <w:r w:rsidR="002810CB">
        <w:rPr>
          <w:rFonts w:ascii="Arial" w:hAnsi="Arial" w:cs="Arial"/>
          <w:sz w:val="24"/>
          <w:szCs w:val="24"/>
        </w:rPr>
        <w:t xml:space="preserve">. </w:t>
      </w:r>
      <w:r w:rsidR="00BE72D4">
        <w:rPr>
          <w:rFonts w:ascii="Arial" w:hAnsi="Arial" w:cs="Arial"/>
          <w:sz w:val="24"/>
          <w:szCs w:val="24"/>
        </w:rPr>
        <w:t xml:space="preserve">For each </w:t>
      </w:r>
      <w:r w:rsidR="00785877">
        <w:rPr>
          <w:rFonts w:ascii="Arial" w:hAnsi="Arial" w:cs="Arial"/>
          <w:sz w:val="24"/>
          <w:szCs w:val="24"/>
        </w:rPr>
        <w:t>year</w:t>
      </w:r>
      <w:r w:rsidR="002810CB">
        <w:rPr>
          <w:rFonts w:ascii="Arial" w:hAnsi="Arial" w:cs="Arial"/>
          <w:sz w:val="24"/>
          <w:szCs w:val="24"/>
        </w:rPr>
        <w:t xml:space="preserve">, </w:t>
      </w:r>
      <w:commentRangeStart w:id="9"/>
      <w:commentRangeStart w:id="10"/>
      <w:r w:rsidR="00785877">
        <w:rPr>
          <w:rFonts w:ascii="Arial" w:hAnsi="Arial" w:cs="Arial"/>
          <w:sz w:val="24"/>
          <w:szCs w:val="24"/>
        </w:rPr>
        <w:t xml:space="preserve">we calculated </w:t>
      </w:r>
      <w:r w:rsidR="00854DD4">
        <w:rPr>
          <w:rFonts w:ascii="Arial" w:hAnsi="Arial" w:cs="Arial"/>
          <w:sz w:val="24"/>
          <w:szCs w:val="24"/>
        </w:rPr>
        <w:t>SPEI for a single water year (</w:t>
      </w:r>
      <w:r w:rsidR="00922FA0">
        <w:rPr>
          <w:rFonts w:ascii="Arial" w:hAnsi="Arial" w:cs="Arial"/>
          <w:sz w:val="24"/>
          <w:szCs w:val="24"/>
        </w:rPr>
        <w:t>October</w:t>
      </w:r>
      <w:r w:rsidR="00854DD4">
        <w:rPr>
          <w:rFonts w:ascii="Arial" w:hAnsi="Arial" w:cs="Arial"/>
          <w:sz w:val="24"/>
          <w:szCs w:val="24"/>
        </w:rPr>
        <w:t xml:space="preserve"> – May</w:t>
      </w:r>
      <w:r w:rsidR="00694161">
        <w:rPr>
          <w:rFonts w:ascii="Arial" w:hAnsi="Arial" w:cs="Arial"/>
          <w:sz w:val="24"/>
          <w:szCs w:val="24"/>
        </w:rPr>
        <w:t>;</w:t>
      </w:r>
      <w:r w:rsidR="00854DD4">
        <w:rPr>
          <w:rFonts w:ascii="Arial" w:hAnsi="Arial" w:cs="Arial"/>
          <w:sz w:val="24"/>
          <w:szCs w:val="24"/>
        </w:rPr>
        <w:t xml:space="preserve"> </w:t>
      </w:r>
      <w:r w:rsidR="00922FA0">
        <w:rPr>
          <w:rFonts w:ascii="Arial" w:hAnsi="Arial" w:cs="Arial"/>
          <w:sz w:val="24"/>
          <w:szCs w:val="24"/>
        </w:rPr>
        <w:t>8</w:t>
      </w:r>
      <w:r w:rsidR="00854DD4">
        <w:rPr>
          <w:rFonts w:ascii="Arial" w:hAnsi="Arial" w:cs="Arial"/>
          <w:sz w:val="24"/>
          <w:szCs w:val="24"/>
        </w:rPr>
        <w:t xml:space="preserve"> months), </w:t>
      </w:r>
      <w:r w:rsidR="00694161">
        <w:rPr>
          <w:rFonts w:ascii="Arial" w:hAnsi="Arial" w:cs="Arial"/>
          <w:sz w:val="24"/>
          <w:szCs w:val="24"/>
        </w:rPr>
        <w:t xml:space="preserve">two </w:t>
      </w:r>
      <w:r w:rsidR="00B307C7">
        <w:rPr>
          <w:rFonts w:ascii="Arial" w:hAnsi="Arial" w:cs="Arial"/>
          <w:sz w:val="24"/>
          <w:szCs w:val="24"/>
        </w:rPr>
        <w:t xml:space="preserve">consecutive </w:t>
      </w:r>
      <w:r w:rsidR="00694161">
        <w:rPr>
          <w:rFonts w:ascii="Arial" w:hAnsi="Arial" w:cs="Arial"/>
          <w:sz w:val="24"/>
          <w:szCs w:val="24"/>
        </w:rPr>
        <w:t>water years (</w:t>
      </w:r>
      <w:r w:rsidR="001D4460">
        <w:rPr>
          <w:rFonts w:ascii="Arial" w:hAnsi="Arial" w:cs="Arial"/>
          <w:sz w:val="24"/>
          <w:szCs w:val="24"/>
        </w:rPr>
        <w:t>20</w:t>
      </w:r>
      <w:r w:rsidR="00694161">
        <w:rPr>
          <w:rFonts w:ascii="Arial" w:hAnsi="Arial" w:cs="Arial"/>
          <w:sz w:val="24"/>
          <w:szCs w:val="24"/>
        </w:rPr>
        <w:t xml:space="preserve"> months), and three </w:t>
      </w:r>
      <w:r w:rsidR="00B307C7">
        <w:rPr>
          <w:rFonts w:ascii="Arial" w:hAnsi="Arial" w:cs="Arial"/>
          <w:sz w:val="24"/>
          <w:szCs w:val="24"/>
        </w:rPr>
        <w:t xml:space="preserve">consecutive </w:t>
      </w:r>
      <w:r w:rsidR="00694161">
        <w:rPr>
          <w:rFonts w:ascii="Arial" w:hAnsi="Arial" w:cs="Arial"/>
          <w:sz w:val="24"/>
          <w:szCs w:val="24"/>
        </w:rPr>
        <w:t>water years (3</w:t>
      </w:r>
      <w:r w:rsidR="001D4460">
        <w:rPr>
          <w:rFonts w:ascii="Arial" w:hAnsi="Arial" w:cs="Arial"/>
          <w:sz w:val="24"/>
          <w:szCs w:val="24"/>
        </w:rPr>
        <w:t>2</w:t>
      </w:r>
      <w:r w:rsidR="00694161">
        <w:rPr>
          <w:rFonts w:ascii="Arial" w:hAnsi="Arial" w:cs="Arial"/>
          <w:sz w:val="24"/>
          <w:szCs w:val="24"/>
        </w:rPr>
        <w:t xml:space="preserve"> months)</w:t>
      </w:r>
      <w:r w:rsidR="002810CB">
        <w:rPr>
          <w:rFonts w:ascii="Arial" w:hAnsi="Arial" w:cs="Arial"/>
          <w:sz w:val="24"/>
          <w:szCs w:val="24"/>
        </w:rPr>
        <w:t xml:space="preserve">. </w:t>
      </w:r>
      <w:r w:rsidR="009D5202">
        <w:rPr>
          <w:rFonts w:ascii="Arial" w:hAnsi="Arial" w:cs="Arial"/>
          <w:sz w:val="24"/>
          <w:szCs w:val="24"/>
        </w:rPr>
        <w:t xml:space="preserve">We then standardized these values </w:t>
      </w:r>
      <w:r w:rsidR="004A3B98">
        <w:rPr>
          <w:rFonts w:ascii="Arial" w:hAnsi="Arial" w:cs="Arial"/>
          <w:sz w:val="24"/>
          <w:szCs w:val="24"/>
        </w:rPr>
        <w:t xml:space="preserve">by fitting the drought index series </w:t>
      </w:r>
      <w:r w:rsidR="009D5202">
        <w:rPr>
          <w:rFonts w:ascii="Arial" w:hAnsi="Arial" w:cs="Arial"/>
          <w:sz w:val="24"/>
          <w:szCs w:val="24"/>
        </w:rPr>
        <w:t>to a log-logistic distribution</w:t>
      </w:r>
      <w:r w:rsidR="00697126">
        <w:rPr>
          <w:rFonts w:ascii="Arial" w:hAnsi="Arial" w:cs="Arial"/>
          <w:sz w:val="24"/>
          <w:szCs w:val="24"/>
        </w:rPr>
        <w:t xml:space="preserve">, wherein </w:t>
      </w:r>
      <w:r w:rsidR="008C577D">
        <w:rPr>
          <w:rFonts w:ascii="Arial" w:hAnsi="Arial" w:cs="Arial"/>
          <w:sz w:val="24"/>
          <w:szCs w:val="24"/>
        </w:rPr>
        <w:t>scaled drought indices represent historic droughts (-2) to historic wet periods (+2).</w:t>
      </w:r>
    </w:p>
    <w:p w14:paraId="6E025FA4" w14:textId="77777777" w:rsidR="001F65A8" w:rsidRDefault="001F65A8" w:rsidP="00697126">
      <w:pPr>
        <w:pStyle w:val="ListParagraph"/>
        <w:rPr>
          <w:rFonts w:ascii="Arial" w:hAnsi="Arial" w:cs="Arial"/>
          <w:sz w:val="24"/>
          <w:szCs w:val="24"/>
        </w:rPr>
      </w:pPr>
    </w:p>
    <w:p w14:paraId="0AE749D7" w14:textId="77777777" w:rsidR="001F65A8" w:rsidRDefault="001F65A8" w:rsidP="00115CD7">
      <w:pPr>
        <w:pStyle w:val="ListParagraph"/>
        <w:rPr>
          <w:rFonts w:ascii="Arial" w:hAnsi="Arial" w:cs="Arial"/>
          <w:b/>
          <w:sz w:val="24"/>
          <w:szCs w:val="24"/>
        </w:rPr>
      </w:pPr>
      <w:r>
        <w:rPr>
          <w:rFonts w:ascii="Arial" w:hAnsi="Arial" w:cs="Arial"/>
          <w:b/>
          <w:sz w:val="24"/>
          <w:szCs w:val="24"/>
        </w:rPr>
        <w:t>SPEI Figure</w:t>
      </w:r>
    </w:p>
    <w:p w14:paraId="6F017CB5" w14:textId="77777777" w:rsidR="001F65A8" w:rsidRPr="00E67E46" w:rsidRDefault="001F65A8" w:rsidP="001F65A8">
      <w:pPr>
        <w:pStyle w:val="ListParagraph"/>
        <w:numPr>
          <w:ilvl w:val="0"/>
          <w:numId w:val="1"/>
        </w:numPr>
        <w:rPr>
          <w:rFonts w:ascii="Arial" w:hAnsi="Arial" w:cs="Arial"/>
          <w:b/>
          <w:sz w:val="24"/>
          <w:szCs w:val="24"/>
        </w:rPr>
      </w:pPr>
      <w:r>
        <w:rPr>
          <w:rFonts w:ascii="Arial" w:hAnsi="Arial" w:cs="Arial"/>
          <w:sz w:val="24"/>
          <w:szCs w:val="24"/>
        </w:rPr>
        <w:t>1</w:t>
      </w:r>
      <w:r w:rsidRPr="00E67E46">
        <w:rPr>
          <w:rFonts w:ascii="Arial" w:hAnsi="Arial" w:cs="Arial"/>
          <w:sz w:val="24"/>
          <w:szCs w:val="24"/>
          <w:vertAlign w:val="superscript"/>
        </w:rPr>
        <w:t>st</w:t>
      </w:r>
      <w:r>
        <w:rPr>
          <w:rFonts w:ascii="Arial" w:hAnsi="Arial" w:cs="Arial"/>
          <w:sz w:val="24"/>
          <w:szCs w:val="24"/>
        </w:rPr>
        <w:t xml:space="preserve"> panel shows mean annual precipitation in mm, with average from </w:t>
      </w:r>
      <w:commentRangeStart w:id="11"/>
      <w:commentRangeStart w:id="12"/>
      <w:r>
        <w:rPr>
          <w:rFonts w:ascii="Arial" w:hAnsi="Arial" w:cs="Arial"/>
          <w:sz w:val="24"/>
          <w:szCs w:val="24"/>
        </w:rPr>
        <w:t xml:space="preserve">1983 – </w:t>
      </w:r>
      <w:commentRangeStart w:id="13"/>
      <w:commentRangeStart w:id="14"/>
      <w:r>
        <w:rPr>
          <w:rFonts w:ascii="Arial" w:hAnsi="Arial" w:cs="Arial"/>
          <w:sz w:val="24"/>
          <w:szCs w:val="24"/>
        </w:rPr>
        <w:t>2018</w:t>
      </w:r>
      <w:commentRangeEnd w:id="13"/>
      <w:r>
        <w:rPr>
          <w:rStyle w:val="CommentReference"/>
        </w:rPr>
        <w:commentReference w:id="13"/>
      </w:r>
      <w:commentRangeEnd w:id="14"/>
      <w:r w:rsidR="00697126">
        <w:rPr>
          <w:rStyle w:val="CommentReference"/>
        </w:rPr>
        <w:commentReference w:id="14"/>
      </w:r>
      <w:r>
        <w:rPr>
          <w:rFonts w:ascii="Arial" w:hAnsi="Arial" w:cs="Arial"/>
          <w:sz w:val="24"/>
          <w:szCs w:val="24"/>
        </w:rPr>
        <w:t xml:space="preserve"> </w:t>
      </w:r>
      <w:commentRangeEnd w:id="11"/>
      <w:r>
        <w:rPr>
          <w:rStyle w:val="CommentReference"/>
        </w:rPr>
        <w:commentReference w:id="11"/>
      </w:r>
      <w:commentRangeEnd w:id="12"/>
      <w:r>
        <w:rPr>
          <w:rStyle w:val="CommentReference"/>
        </w:rPr>
        <w:commentReference w:id="12"/>
      </w:r>
      <w:r>
        <w:rPr>
          <w:rFonts w:ascii="Arial" w:hAnsi="Arial" w:cs="Arial"/>
          <w:sz w:val="24"/>
          <w:szCs w:val="24"/>
        </w:rPr>
        <w:t>as a dashed line</w:t>
      </w:r>
    </w:p>
    <w:p w14:paraId="4BED5560" w14:textId="52CC479F" w:rsidR="00A21AB4" w:rsidRDefault="001F65A8" w:rsidP="00A21AB4">
      <w:pPr>
        <w:pStyle w:val="ListParagraph"/>
        <w:numPr>
          <w:ilvl w:val="0"/>
          <w:numId w:val="1"/>
        </w:numPr>
        <w:rPr>
          <w:rFonts w:ascii="Arial" w:hAnsi="Arial" w:cs="Arial"/>
          <w:sz w:val="24"/>
          <w:szCs w:val="24"/>
        </w:rPr>
      </w:pPr>
      <w:r>
        <w:rPr>
          <w:rFonts w:ascii="Arial" w:hAnsi="Arial" w:cs="Arial"/>
          <w:sz w:val="24"/>
          <w:szCs w:val="24"/>
        </w:rPr>
        <w:t>2</w:t>
      </w:r>
      <w:r w:rsidRPr="00E67E46">
        <w:rPr>
          <w:rFonts w:ascii="Arial" w:hAnsi="Arial" w:cs="Arial"/>
          <w:sz w:val="24"/>
          <w:szCs w:val="24"/>
          <w:vertAlign w:val="superscript"/>
        </w:rPr>
        <w:t>nd</w:t>
      </w:r>
      <w:r>
        <w:rPr>
          <w:rFonts w:ascii="Arial" w:hAnsi="Arial" w:cs="Arial"/>
          <w:sz w:val="24"/>
          <w:szCs w:val="24"/>
        </w:rPr>
        <w:t xml:space="preserve"> panel shows the value of the SPEI index over the course of our study, standardized relative to climate patterns from 1983 – 2018.</w:t>
      </w:r>
    </w:p>
    <w:p w14:paraId="008E04F8" w14:textId="024991F9" w:rsidR="001F65A8" w:rsidRPr="00DF3974" w:rsidRDefault="00A21AB4" w:rsidP="001F65A8">
      <w:pPr>
        <w:pStyle w:val="ListParagraph"/>
        <w:numPr>
          <w:ilvl w:val="0"/>
          <w:numId w:val="1"/>
        </w:numPr>
        <w:rPr>
          <w:rFonts w:ascii="Arial" w:hAnsi="Arial" w:cs="Arial"/>
          <w:sz w:val="24"/>
          <w:szCs w:val="24"/>
        </w:rPr>
      </w:pPr>
      <w:r>
        <w:rPr>
          <w:noProof/>
        </w:rPr>
        <w:lastRenderedPageBreak/>
        <w:t xml:space="preserve"> </w:t>
      </w:r>
      <w:commentRangeStart w:id="15"/>
      <w:commentRangeEnd w:id="15"/>
      <w:r w:rsidR="001F65A8">
        <w:rPr>
          <w:rStyle w:val="CommentReference"/>
        </w:rPr>
        <w:commentReference w:id="15"/>
      </w:r>
      <w:r w:rsidR="00A76F78" w:rsidRPr="00A76F78">
        <w:rPr>
          <w:noProof/>
        </w:rPr>
        <w:t xml:space="preserve"> </w:t>
      </w:r>
      <w:r w:rsidR="00A76F78">
        <w:rPr>
          <w:noProof/>
        </w:rPr>
        <w:drawing>
          <wp:inline distT="0" distB="0" distL="0" distR="0" wp14:anchorId="2D841FB2" wp14:editId="09A45E75">
            <wp:extent cx="5943600" cy="2970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0530"/>
                    </a:xfrm>
                    <a:prstGeom prst="rect">
                      <a:avLst/>
                    </a:prstGeom>
                  </pic:spPr>
                </pic:pic>
              </a:graphicData>
            </a:graphic>
          </wp:inline>
        </w:drawing>
      </w:r>
    </w:p>
    <w:p w14:paraId="0311C317" w14:textId="77777777" w:rsidR="001F65A8" w:rsidRDefault="001F65A8" w:rsidP="001F65A8">
      <w:pPr>
        <w:pStyle w:val="ListParagraph"/>
        <w:rPr>
          <w:rFonts w:ascii="Arial" w:hAnsi="Arial" w:cs="Arial"/>
          <w:sz w:val="24"/>
          <w:szCs w:val="24"/>
        </w:rPr>
      </w:pPr>
    </w:p>
    <w:p w14:paraId="597F7CE5" w14:textId="77777777" w:rsidR="001F65A8" w:rsidRDefault="001F65A8" w:rsidP="001F65A8">
      <w:pPr>
        <w:pStyle w:val="ListParagraph"/>
        <w:rPr>
          <w:rFonts w:ascii="Arial" w:hAnsi="Arial" w:cs="Arial"/>
          <w:sz w:val="24"/>
          <w:szCs w:val="24"/>
        </w:rPr>
      </w:pPr>
    </w:p>
    <w:p w14:paraId="4DDFDA53" w14:textId="77777777" w:rsidR="00DF3974" w:rsidRDefault="0010563A" w:rsidP="00124AC3">
      <w:pPr>
        <w:pStyle w:val="ListParagraph"/>
        <w:numPr>
          <w:ilvl w:val="0"/>
          <w:numId w:val="1"/>
        </w:numPr>
        <w:rPr>
          <w:rFonts w:ascii="Arial" w:hAnsi="Arial" w:cs="Arial"/>
          <w:sz w:val="24"/>
          <w:szCs w:val="24"/>
        </w:rPr>
      </w:pPr>
      <w:r>
        <w:rPr>
          <w:rFonts w:ascii="Arial" w:hAnsi="Arial" w:cs="Arial"/>
          <w:sz w:val="24"/>
          <w:szCs w:val="24"/>
        </w:rPr>
        <w:t>All SPEI calculations were performed using the package “</w:t>
      </w:r>
      <w:proofErr w:type="spellStart"/>
      <w:r>
        <w:rPr>
          <w:rFonts w:ascii="Arial" w:hAnsi="Arial" w:cs="Arial"/>
          <w:sz w:val="24"/>
          <w:szCs w:val="24"/>
        </w:rPr>
        <w:t>spei</w:t>
      </w:r>
      <w:proofErr w:type="spellEnd"/>
      <w:r>
        <w:rPr>
          <w:rFonts w:ascii="Arial" w:hAnsi="Arial" w:cs="Arial"/>
          <w:sz w:val="24"/>
          <w:szCs w:val="24"/>
        </w:rPr>
        <w:t xml:space="preserve">”. </w:t>
      </w:r>
      <w:commentRangeEnd w:id="9"/>
      <w:r w:rsidR="00E91557">
        <w:rPr>
          <w:rStyle w:val="CommentReference"/>
        </w:rPr>
        <w:commentReference w:id="9"/>
      </w:r>
      <w:commentRangeEnd w:id="10"/>
    </w:p>
    <w:p w14:paraId="1FC7825D" w14:textId="77777777" w:rsidR="00DF3974" w:rsidRPr="00380521" w:rsidRDefault="009520A1" w:rsidP="00DF3974">
      <w:pPr>
        <w:ind w:left="360"/>
        <w:rPr>
          <w:rFonts w:ascii="Arial" w:hAnsi="Arial" w:cs="Arial"/>
          <w:sz w:val="24"/>
          <w:szCs w:val="24"/>
        </w:rPr>
      </w:pPr>
      <w:r>
        <w:rPr>
          <w:rStyle w:val="CommentReference"/>
        </w:rPr>
        <w:commentReference w:id="10"/>
      </w:r>
      <w:commentRangeStart w:id="16"/>
      <w:r w:rsidR="00DF3974" w:rsidRPr="009E5F88">
        <w:rPr>
          <w:rFonts w:ascii="Arial" w:hAnsi="Arial" w:cs="Arial"/>
          <w:b/>
          <w:noProof/>
          <w:sz w:val="24"/>
          <w:szCs w:val="24"/>
        </w:rPr>
        <w:drawing>
          <wp:anchor distT="0" distB="0" distL="114300" distR="114300" simplePos="0" relativeHeight="251669504" behindDoc="1" locked="0" layoutInCell="1" allowOverlap="1" wp14:anchorId="25E29603" wp14:editId="00A1B8CD">
            <wp:simplePos x="0" y="0"/>
            <wp:positionH relativeFrom="column">
              <wp:posOffset>4565014</wp:posOffset>
            </wp:positionH>
            <wp:positionV relativeFrom="paragraph">
              <wp:posOffset>287020</wp:posOffset>
            </wp:positionV>
            <wp:extent cx="2294021" cy="3267075"/>
            <wp:effectExtent l="0" t="0" r="0" b="0"/>
            <wp:wrapTight wrapText="bothSides">
              <wp:wrapPolygon edited="0">
                <wp:start x="0" y="0"/>
                <wp:lineTo x="0" y="21411"/>
                <wp:lineTo x="21349" y="21411"/>
                <wp:lineTo x="2134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98721" cy="3273768"/>
                    </a:xfrm>
                    <a:prstGeom prst="rect">
                      <a:avLst/>
                    </a:prstGeom>
                  </pic:spPr>
                </pic:pic>
              </a:graphicData>
            </a:graphic>
            <wp14:sizeRelH relativeFrom="margin">
              <wp14:pctWidth>0</wp14:pctWidth>
            </wp14:sizeRelH>
            <wp14:sizeRelV relativeFrom="margin">
              <wp14:pctHeight>0</wp14:pctHeight>
            </wp14:sizeRelV>
          </wp:anchor>
        </w:drawing>
      </w:r>
      <w:r w:rsidR="00DF3974" w:rsidRPr="00380521">
        <w:rPr>
          <w:rFonts w:ascii="Arial" w:hAnsi="Arial" w:cs="Arial"/>
          <w:sz w:val="24"/>
          <w:szCs w:val="24"/>
        </w:rPr>
        <w:t xml:space="preserve">Construction of State-Transition </w:t>
      </w:r>
      <w:commentRangeEnd w:id="16"/>
      <w:r w:rsidR="00DF3974">
        <w:rPr>
          <w:rStyle w:val="CommentReference"/>
        </w:rPr>
        <w:commentReference w:id="16"/>
      </w:r>
      <w:r w:rsidR="00DF3974" w:rsidRPr="00380521">
        <w:rPr>
          <w:rFonts w:ascii="Arial" w:hAnsi="Arial" w:cs="Arial"/>
          <w:sz w:val="24"/>
          <w:szCs w:val="24"/>
        </w:rPr>
        <w:t xml:space="preserve">Models  </w:t>
      </w:r>
    </w:p>
    <w:p w14:paraId="38611973" w14:textId="31BD5AE8" w:rsidR="009D3C8E" w:rsidRPr="00DF3974" w:rsidRDefault="00DF3974" w:rsidP="00DF3974">
      <w:pPr>
        <w:pStyle w:val="ListParagraph"/>
        <w:numPr>
          <w:ilvl w:val="0"/>
          <w:numId w:val="1"/>
        </w:numPr>
        <w:rPr>
          <w:rFonts w:ascii="Arial" w:hAnsi="Arial" w:cs="Arial"/>
          <w:b/>
          <w:sz w:val="24"/>
          <w:szCs w:val="24"/>
        </w:rPr>
      </w:pPr>
      <w:r>
        <w:rPr>
          <w:rFonts w:ascii="Arial" w:hAnsi="Arial" w:cs="Arial"/>
          <w:sz w:val="24"/>
          <w:szCs w:val="24"/>
        </w:rPr>
        <w:t xml:space="preserve">Following the association of observations to discrete states, we fit a multistate model (Markov model) to the data. Multistate models represent systems where subjects transition between a set of discrete classes over time and may be uniquely suited to examining state and transition models through a statistical framework.  </w:t>
      </w:r>
    </w:p>
    <w:p w14:paraId="38C2ADF4" w14:textId="71C9DB76" w:rsidR="009D3C8E" w:rsidRPr="00DF3974" w:rsidRDefault="009D3C8E" w:rsidP="00124AC3">
      <w:pPr>
        <w:rPr>
          <w:rFonts w:ascii="Arial" w:hAnsi="Arial" w:cs="Arial"/>
          <w:sz w:val="24"/>
          <w:szCs w:val="24"/>
        </w:rPr>
      </w:pPr>
      <w:r w:rsidRPr="00DF3974">
        <w:rPr>
          <w:rFonts w:ascii="Arial" w:hAnsi="Arial" w:cs="Arial"/>
          <w:sz w:val="24"/>
          <w:szCs w:val="24"/>
        </w:rPr>
        <w:t xml:space="preserve">Modelling transition </w:t>
      </w:r>
      <w:r w:rsidR="006E69AF" w:rsidRPr="00DF3974">
        <w:rPr>
          <w:rFonts w:ascii="Arial" w:hAnsi="Arial" w:cs="Arial"/>
          <w:sz w:val="24"/>
          <w:szCs w:val="24"/>
        </w:rPr>
        <w:t>probabilities</w:t>
      </w:r>
    </w:p>
    <w:p w14:paraId="6FC307CB" w14:textId="02242FFE" w:rsidR="00124AC3" w:rsidRPr="009D3C8E" w:rsidRDefault="001F65A8" w:rsidP="00124AC3">
      <w:pPr>
        <w:pStyle w:val="ListParagraph"/>
        <w:numPr>
          <w:ilvl w:val="0"/>
          <w:numId w:val="1"/>
        </w:numPr>
        <w:rPr>
          <w:rFonts w:ascii="Arial" w:hAnsi="Arial" w:cs="Arial"/>
          <w:b/>
          <w:sz w:val="24"/>
          <w:szCs w:val="24"/>
        </w:rPr>
      </w:pPr>
      <w:r>
        <w:rPr>
          <w:rFonts w:ascii="Arial" w:hAnsi="Arial" w:cs="Arial"/>
          <w:sz w:val="24"/>
          <w:szCs w:val="24"/>
        </w:rPr>
        <w:t>Following</w:t>
      </w:r>
      <w:r w:rsidR="009D3C8E">
        <w:rPr>
          <w:rFonts w:ascii="Arial" w:hAnsi="Arial" w:cs="Arial"/>
          <w:sz w:val="24"/>
          <w:szCs w:val="24"/>
        </w:rPr>
        <w:t xml:space="preserve"> we constructed a multistate model consisting of all states identified in clustering analysis, with probabilities fit to all possible transitions between states.</w:t>
      </w:r>
    </w:p>
    <w:p w14:paraId="2A7C5D49" w14:textId="4151D88C" w:rsidR="009F45F0" w:rsidRPr="00403CEE" w:rsidRDefault="009F45F0" w:rsidP="009F45F0">
      <w:pPr>
        <w:pStyle w:val="ListParagraph"/>
        <w:numPr>
          <w:ilvl w:val="0"/>
          <w:numId w:val="1"/>
        </w:numPr>
        <w:rPr>
          <w:rFonts w:ascii="Arial" w:hAnsi="Arial" w:cs="Arial"/>
          <w:b/>
          <w:sz w:val="24"/>
          <w:szCs w:val="24"/>
        </w:rPr>
      </w:pPr>
      <w:r>
        <w:rPr>
          <w:rFonts w:ascii="Arial" w:hAnsi="Arial" w:cs="Arial"/>
          <w:sz w:val="24"/>
          <w:szCs w:val="24"/>
        </w:rPr>
        <w:t>To test for effects of initial planting composition and climatic variation on the probability of state transition</w:t>
      </w:r>
      <w:del w:id="17" w:author="Valerie Eviner" w:date="2019-01-14T18:07:00Z">
        <w:r w:rsidDel="006C62AA">
          <w:rPr>
            <w:rFonts w:ascii="Arial" w:hAnsi="Arial" w:cs="Arial"/>
            <w:sz w:val="24"/>
            <w:szCs w:val="24"/>
          </w:rPr>
          <w:delText xml:space="preserve"> </w:delText>
        </w:r>
      </w:del>
      <w:r>
        <w:rPr>
          <w:rFonts w:ascii="Arial" w:hAnsi="Arial" w:cs="Arial"/>
          <w:sz w:val="24"/>
          <w:szCs w:val="24"/>
        </w:rPr>
        <w:t>, we added a series of covariates to multistate models that correspond to SPEI and the presence of state indicator species in the initial planting composition.</w:t>
      </w:r>
    </w:p>
    <w:p w14:paraId="00138CB2" w14:textId="77777777" w:rsidR="009F45F0" w:rsidRPr="000B00C9" w:rsidRDefault="009F45F0" w:rsidP="009F45F0">
      <w:pPr>
        <w:pStyle w:val="ListParagraph"/>
        <w:numPr>
          <w:ilvl w:val="1"/>
          <w:numId w:val="1"/>
        </w:numPr>
        <w:rPr>
          <w:rFonts w:ascii="Arial" w:hAnsi="Arial" w:cs="Arial"/>
          <w:b/>
          <w:sz w:val="24"/>
          <w:szCs w:val="24"/>
        </w:rPr>
      </w:pPr>
      <w:commentRangeStart w:id="18"/>
      <w:r w:rsidRPr="000B00C9">
        <w:rPr>
          <w:rFonts w:ascii="Arial" w:hAnsi="Arial" w:cs="Arial"/>
          <w:b/>
          <w:noProof/>
          <w:sz w:val="24"/>
          <w:szCs w:val="24"/>
        </w:rPr>
        <w:lastRenderedPageBreak/>
        <w:drawing>
          <wp:anchor distT="0" distB="0" distL="114300" distR="114300" simplePos="0" relativeHeight="251666432" behindDoc="0" locked="0" layoutInCell="1" allowOverlap="1" wp14:anchorId="0EC5887D" wp14:editId="4B11ECEA">
            <wp:simplePos x="0" y="0"/>
            <wp:positionH relativeFrom="column">
              <wp:posOffset>1258570</wp:posOffset>
            </wp:positionH>
            <wp:positionV relativeFrom="paragraph">
              <wp:posOffset>593090</wp:posOffset>
            </wp:positionV>
            <wp:extent cx="3787775" cy="434340"/>
            <wp:effectExtent l="0" t="0" r="317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777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8"/>
      <w:r w:rsidRPr="00FF3F3C">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09BAAE1E" wp14:editId="59B677F5">
                <wp:simplePos x="0" y="0"/>
                <wp:positionH relativeFrom="column">
                  <wp:posOffset>1313180</wp:posOffset>
                </wp:positionH>
                <wp:positionV relativeFrom="paragraph">
                  <wp:posOffset>301462</wp:posOffset>
                </wp:positionV>
                <wp:extent cx="2520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2095" cy="1404620"/>
                        </a:xfrm>
                        <a:prstGeom prst="rect">
                          <a:avLst/>
                        </a:prstGeom>
                        <a:noFill/>
                        <a:ln w="9525">
                          <a:noFill/>
                          <a:miter lim="800000"/>
                          <a:headEnd/>
                          <a:tailEnd/>
                        </a:ln>
                      </wps:spPr>
                      <wps:txbx>
                        <w:txbxContent>
                          <w:p w14:paraId="6D10EEFF" w14:textId="77777777" w:rsidR="00016286" w:rsidRPr="000C500B" w:rsidRDefault="00016286" w:rsidP="009F45F0">
                            <w:pPr>
                              <w:rPr>
                                <w:rFonts w:ascii="Euphemia" w:hAnsi="Euphemia" w:cs="Tahoma"/>
                                <w:sz w:val="32"/>
                              </w:rPr>
                            </w:pPr>
                            <w:r>
                              <w:rPr>
                                <w:rFonts w:ascii="Euphemia" w:hAnsi="Euphemia" w:cs="Tahoma"/>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BAAE1E" id="_x0000_t202" coordsize="21600,21600" o:spt="202" path="m,l,21600r21600,l21600,xe">
                <v:stroke joinstyle="miter"/>
                <v:path gradientshapeok="t" o:connecttype="rect"/>
              </v:shapetype>
              <v:shape id="Text Box 2" o:spid="_x0000_s1026" type="#_x0000_t202" style="position:absolute;left:0;text-align:left;margin-left:103.4pt;margin-top:23.75pt;width:19.85pt;height:110.6pt;flip:y;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" filled="f" stroked="f">
                <v:textbox style="mso-fit-shape-to-text:t">
                  <w:txbxContent>
                    <w:p w14:paraId="6D10EEFF" w14:textId="77777777" w:rsidR="00016286" w:rsidRPr="000C500B" w:rsidRDefault="00016286" w:rsidP="009F45F0">
                      <w:pPr>
                        <w:rPr>
                          <w:rFonts w:ascii="Euphemia" w:hAnsi="Euphemia" w:cs="Tahoma"/>
                          <w:sz w:val="32"/>
                        </w:rPr>
                      </w:pPr>
                      <w:r>
                        <w:rPr>
                          <w:rFonts w:ascii="Euphemia" w:hAnsi="Euphemia" w:cs="Tahoma"/>
                          <w:sz w:val="32"/>
                        </w:rPr>
                        <w:t>‘</w:t>
                      </w:r>
                    </w:p>
                  </w:txbxContent>
                </v:textbox>
              </v:shape>
            </w:pict>
          </mc:Fallback>
        </mc:AlternateContent>
      </w:r>
      <w:commentRangeStart w:id="19"/>
      <w:r>
        <w:rPr>
          <w:rStyle w:val="CommentReference"/>
        </w:rPr>
        <w:commentReference w:id="18"/>
      </w:r>
      <w:commentRangeEnd w:id="19"/>
      <w:r>
        <w:rPr>
          <w:rStyle w:val="CommentReference"/>
        </w:rPr>
        <w:commentReference w:id="19"/>
      </w:r>
      <w:proofErr w:type="spellStart"/>
      <w:r>
        <w:rPr>
          <w:rFonts w:ascii="Arial" w:hAnsi="Arial" w:cs="Arial"/>
          <w:sz w:val="24"/>
          <w:szCs w:val="24"/>
        </w:rPr>
        <w:t>E.g</w:t>
      </w:r>
      <w:proofErr w:type="spellEnd"/>
      <w:r>
        <w:rPr>
          <w:rFonts w:ascii="Arial" w:hAnsi="Arial" w:cs="Arial"/>
          <w:sz w:val="24"/>
          <w:szCs w:val="24"/>
        </w:rPr>
        <w:t>, the probability that a community in state 1 will transition to state 2 in the next year of observation can be represented by:</w:t>
      </w:r>
    </w:p>
    <w:p w14:paraId="09092D9B" w14:textId="77777777" w:rsidR="009F45F0" w:rsidRPr="000B00C9" w:rsidRDefault="009F45F0" w:rsidP="009F45F0">
      <w:pPr>
        <w:pStyle w:val="ListParagraph"/>
        <w:numPr>
          <w:ilvl w:val="1"/>
          <w:numId w:val="1"/>
        </w:numPr>
        <w:rPr>
          <w:rFonts w:ascii="Arial" w:hAnsi="Arial" w:cs="Arial"/>
          <w:sz w:val="24"/>
          <w:szCs w:val="24"/>
        </w:rPr>
      </w:pPr>
      <w:r w:rsidRPr="000B00C9">
        <w:rPr>
          <w:rFonts w:ascii="Arial" w:hAnsi="Arial" w:cs="Arial"/>
          <w:noProof/>
          <w:sz w:val="24"/>
          <w:szCs w:val="24"/>
        </w:rPr>
        <w:t xml:space="preserve">Where </w:t>
      </w:r>
      <w:r>
        <w:rPr>
          <w:rFonts w:ascii="Arial" w:hAnsi="Arial" w:cs="Arial"/>
          <w:noProof/>
          <w:sz w:val="24"/>
          <w:szCs w:val="24"/>
        </w:rPr>
        <w:t>q</w:t>
      </w:r>
      <w:r>
        <w:rPr>
          <w:rFonts w:ascii="Arial" w:hAnsi="Arial" w:cs="Arial"/>
          <w:noProof/>
          <w:sz w:val="24"/>
          <w:szCs w:val="24"/>
          <w:vertAlign w:val="subscript"/>
        </w:rPr>
        <w:t>12</w:t>
      </w:r>
      <w:r>
        <w:rPr>
          <w:rFonts w:ascii="Arial" w:hAnsi="Arial" w:cs="Arial"/>
          <w:noProof/>
          <w:sz w:val="24"/>
          <w:szCs w:val="24"/>
        </w:rPr>
        <w:t xml:space="preserve"> is the baseline probability of a transition, and β</w:t>
      </w:r>
      <w:r>
        <w:rPr>
          <w:rFonts w:ascii="Arial" w:hAnsi="Arial" w:cs="Arial"/>
          <w:noProof/>
          <w:sz w:val="24"/>
          <w:szCs w:val="24"/>
          <w:vertAlign w:val="subscript"/>
        </w:rPr>
        <w:t>1</w:t>
      </w:r>
      <w:r>
        <w:rPr>
          <w:rFonts w:ascii="Arial" w:hAnsi="Arial" w:cs="Arial"/>
          <w:noProof/>
          <w:sz w:val="24"/>
          <w:szCs w:val="24"/>
        </w:rPr>
        <w:t xml:space="preserve"> and β</w:t>
      </w:r>
      <w:r>
        <w:rPr>
          <w:rFonts w:ascii="Arial" w:hAnsi="Arial" w:cs="Arial"/>
          <w:noProof/>
          <w:sz w:val="24"/>
          <w:szCs w:val="24"/>
          <w:vertAlign w:val="subscript"/>
        </w:rPr>
        <w:t>2</w:t>
      </w:r>
      <w:r>
        <w:rPr>
          <w:rFonts w:ascii="Arial" w:hAnsi="Arial" w:cs="Arial"/>
          <w:noProof/>
          <w:sz w:val="24"/>
          <w:szCs w:val="24"/>
        </w:rPr>
        <w:t xml:space="preserve"> are coefficients fit to recorded SPEI values and planting composition, respectively.</w:t>
      </w:r>
    </w:p>
    <w:p w14:paraId="40275BD7" w14:textId="77777777" w:rsidR="009F45F0" w:rsidRDefault="009F45F0" w:rsidP="009F45F0">
      <w:pPr>
        <w:pStyle w:val="ListParagraph"/>
        <w:numPr>
          <w:ilvl w:val="0"/>
          <w:numId w:val="1"/>
        </w:numPr>
        <w:rPr>
          <w:rFonts w:ascii="Arial" w:hAnsi="Arial" w:cs="Arial"/>
          <w:sz w:val="24"/>
          <w:szCs w:val="24"/>
        </w:rPr>
      </w:pPr>
      <w:r w:rsidRPr="00EB1D79">
        <w:rPr>
          <w:rFonts w:ascii="Arial" w:hAnsi="Arial" w:cs="Arial"/>
          <w:sz w:val="24"/>
          <w:szCs w:val="24"/>
        </w:rPr>
        <w:t>After</w:t>
      </w:r>
      <w:r>
        <w:rPr>
          <w:rFonts w:ascii="Arial" w:hAnsi="Arial" w:cs="Arial"/>
          <w:sz w:val="24"/>
          <w:szCs w:val="24"/>
        </w:rPr>
        <w:t xml:space="preserve"> fitting models with and without SPEI and initial planting covariates for 1-, 2-, and 3-year drought indices, we then calculated AIC scores for each model. We selected the model with the lowest AIC score (ΔAIC &lt; -2) as our best fit model. Further comparisons between subset models containing nested sets of parameters were made using likelihood ratio tests. </w:t>
      </w:r>
    </w:p>
    <w:p w14:paraId="40FB2802" w14:textId="457994A3" w:rsidR="009F45F0" w:rsidRDefault="009F45F0" w:rsidP="009F45F0">
      <w:pPr>
        <w:pStyle w:val="ListParagraph"/>
        <w:numPr>
          <w:ilvl w:val="0"/>
          <w:numId w:val="1"/>
        </w:numPr>
        <w:rPr>
          <w:rFonts w:ascii="Arial" w:hAnsi="Arial" w:cs="Arial"/>
          <w:sz w:val="24"/>
          <w:szCs w:val="24"/>
        </w:rPr>
      </w:pPr>
      <w:r>
        <w:rPr>
          <w:rFonts w:ascii="Arial" w:hAnsi="Arial" w:cs="Arial"/>
          <w:sz w:val="24"/>
          <w:szCs w:val="24"/>
        </w:rPr>
        <w:t>Multistate model fitting and model selection was performed using the “</w:t>
      </w:r>
      <w:proofErr w:type="spellStart"/>
      <w:r>
        <w:rPr>
          <w:rFonts w:ascii="Arial" w:hAnsi="Arial" w:cs="Arial"/>
          <w:sz w:val="24"/>
          <w:szCs w:val="24"/>
        </w:rPr>
        <w:t>msm</w:t>
      </w:r>
      <w:proofErr w:type="spellEnd"/>
      <w:r>
        <w:rPr>
          <w:rFonts w:ascii="Arial" w:hAnsi="Arial" w:cs="Arial"/>
          <w:sz w:val="24"/>
          <w:szCs w:val="24"/>
        </w:rPr>
        <w:t xml:space="preserve">” </w:t>
      </w:r>
      <w:commentRangeStart w:id="20"/>
      <w:r>
        <w:rPr>
          <w:rFonts w:ascii="Arial" w:hAnsi="Arial" w:cs="Arial"/>
          <w:sz w:val="24"/>
          <w:szCs w:val="24"/>
        </w:rPr>
        <w:t>package</w:t>
      </w:r>
      <w:commentRangeEnd w:id="20"/>
      <w:r>
        <w:rPr>
          <w:rStyle w:val="CommentReference"/>
        </w:rPr>
        <w:commentReference w:id="20"/>
      </w:r>
      <w:r>
        <w:rPr>
          <w:rFonts w:ascii="Arial" w:hAnsi="Arial" w:cs="Arial"/>
          <w:sz w:val="24"/>
          <w:szCs w:val="24"/>
        </w:rPr>
        <w:t>.</w:t>
      </w:r>
    </w:p>
    <w:p w14:paraId="64481970" w14:textId="15CDD7FF" w:rsidR="00D15B21" w:rsidRPr="00D15B21" w:rsidRDefault="00D15B21" w:rsidP="00D15B21">
      <w:pPr>
        <w:rPr>
          <w:rFonts w:ascii="Arial" w:hAnsi="Arial" w:cs="Arial"/>
          <w:b/>
          <w:sz w:val="24"/>
          <w:szCs w:val="24"/>
        </w:rPr>
      </w:pPr>
      <w:r w:rsidRPr="00D15B21">
        <w:rPr>
          <w:rFonts w:ascii="Arial" w:hAnsi="Arial" w:cs="Arial"/>
          <w:b/>
          <w:sz w:val="24"/>
          <w:szCs w:val="24"/>
        </w:rPr>
        <w:t>R packages:</w:t>
      </w:r>
    </w:p>
    <w:p w14:paraId="4810CE2B" w14:textId="1169A104" w:rsidR="008E5CAC" w:rsidRDefault="008E5CAC" w:rsidP="009F45F0">
      <w:pPr>
        <w:pStyle w:val="ListParagraph"/>
        <w:numPr>
          <w:ilvl w:val="0"/>
          <w:numId w:val="1"/>
        </w:numPr>
        <w:rPr>
          <w:rFonts w:ascii="Arial" w:hAnsi="Arial" w:cs="Arial"/>
          <w:sz w:val="24"/>
          <w:szCs w:val="24"/>
        </w:rPr>
      </w:pPr>
      <w:r>
        <w:rPr>
          <w:rFonts w:ascii="Arial" w:hAnsi="Arial" w:cs="Arial"/>
          <w:sz w:val="24"/>
          <w:szCs w:val="24"/>
        </w:rPr>
        <w:t>Data were visualized using “ggplot2”</w:t>
      </w:r>
      <w:r w:rsidR="00645956">
        <w:rPr>
          <w:rFonts w:ascii="Arial" w:hAnsi="Arial" w:cs="Arial"/>
          <w:sz w:val="24"/>
          <w:szCs w:val="24"/>
        </w:rPr>
        <w:t xml:space="preserve"> and “network”. </w:t>
      </w:r>
    </w:p>
    <w:p w14:paraId="7E3AA160" w14:textId="6E8038D2" w:rsidR="009F45F0" w:rsidRDefault="00D15B21" w:rsidP="009F45F0">
      <w:pPr>
        <w:pStyle w:val="ListParagraph"/>
        <w:numPr>
          <w:ilvl w:val="0"/>
          <w:numId w:val="1"/>
        </w:numPr>
        <w:rPr>
          <w:rFonts w:ascii="Arial" w:hAnsi="Arial" w:cs="Arial"/>
          <w:sz w:val="24"/>
          <w:szCs w:val="24"/>
        </w:rPr>
      </w:pPr>
      <w:r>
        <w:rPr>
          <w:rFonts w:ascii="Arial" w:hAnsi="Arial" w:cs="Arial"/>
          <w:sz w:val="24"/>
          <w:szCs w:val="24"/>
        </w:rPr>
        <w:t>SPEI calculations were performed using the package “SPEI”. Clustering and diagnostics were generated using the packages “pam” and “</w:t>
      </w:r>
      <w:proofErr w:type="spellStart"/>
      <w:r>
        <w:rPr>
          <w:rFonts w:ascii="Arial" w:hAnsi="Arial" w:cs="Arial"/>
          <w:sz w:val="24"/>
          <w:szCs w:val="24"/>
        </w:rPr>
        <w:t>nbclust</w:t>
      </w:r>
      <w:proofErr w:type="spellEnd"/>
      <w:r>
        <w:rPr>
          <w:rFonts w:ascii="Arial" w:hAnsi="Arial" w:cs="Arial"/>
          <w:sz w:val="24"/>
          <w:szCs w:val="24"/>
        </w:rPr>
        <w:t>”.</w:t>
      </w:r>
    </w:p>
    <w:p w14:paraId="2459F3C6" w14:textId="4A72EF89" w:rsidR="00D15B21" w:rsidRDefault="00D15B21" w:rsidP="009F45F0">
      <w:pPr>
        <w:pStyle w:val="ListParagraph"/>
        <w:numPr>
          <w:ilvl w:val="0"/>
          <w:numId w:val="1"/>
        </w:numPr>
        <w:rPr>
          <w:rFonts w:ascii="Arial" w:hAnsi="Arial" w:cs="Arial"/>
          <w:sz w:val="24"/>
          <w:szCs w:val="24"/>
        </w:rPr>
      </w:pPr>
      <w:r>
        <w:rPr>
          <w:rFonts w:ascii="Arial" w:hAnsi="Arial" w:cs="Arial"/>
          <w:sz w:val="24"/>
          <w:szCs w:val="24"/>
        </w:rPr>
        <w:t>Indicator species analysis was performed using “vegan”.</w:t>
      </w:r>
    </w:p>
    <w:p w14:paraId="1ECCE4FA" w14:textId="69540C8C" w:rsidR="00A84684" w:rsidRDefault="000B6CDE" w:rsidP="009F45F0">
      <w:pPr>
        <w:pStyle w:val="ListParagraph"/>
        <w:numPr>
          <w:ilvl w:val="0"/>
          <w:numId w:val="1"/>
        </w:numPr>
        <w:rPr>
          <w:rFonts w:ascii="Arial" w:hAnsi="Arial" w:cs="Arial"/>
          <w:sz w:val="24"/>
          <w:szCs w:val="24"/>
        </w:rPr>
      </w:pPr>
      <w:r>
        <w:rPr>
          <w:rFonts w:ascii="Arial" w:hAnsi="Arial" w:cs="Arial"/>
          <w:sz w:val="24"/>
          <w:szCs w:val="24"/>
        </w:rPr>
        <w:t xml:space="preserve">Construction of multi-state models </w:t>
      </w:r>
      <w:r w:rsidR="003C1153">
        <w:rPr>
          <w:rFonts w:ascii="Arial" w:hAnsi="Arial" w:cs="Arial"/>
          <w:sz w:val="24"/>
          <w:szCs w:val="24"/>
        </w:rPr>
        <w:t>was conducted with the package “</w:t>
      </w:r>
      <w:proofErr w:type="spellStart"/>
      <w:r w:rsidR="003C1153">
        <w:rPr>
          <w:rFonts w:ascii="Arial" w:hAnsi="Arial" w:cs="Arial"/>
          <w:sz w:val="24"/>
          <w:szCs w:val="24"/>
        </w:rPr>
        <w:t>msm</w:t>
      </w:r>
      <w:proofErr w:type="spellEnd"/>
      <w:r w:rsidR="003C1153">
        <w:rPr>
          <w:rFonts w:ascii="Arial" w:hAnsi="Arial" w:cs="Arial"/>
          <w:sz w:val="24"/>
          <w:szCs w:val="24"/>
        </w:rPr>
        <w:t>”</w:t>
      </w:r>
    </w:p>
    <w:p w14:paraId="587237AA" w14:textId="798F424D" w:rsidR="003C1153" w:rsidRPr="003C1153" w:rsidRDefault="003C1153" w:rsidP="003C1153">
      <w:pPr>
        <w:pStyle w:val="ListParagraph"/>
        <w:numPr>
          <w:ilvl w:val="0"/>
          <w:numId w:val="1"/>
        </w:numPr>
        <w:rPr>
          <w:rFonts w:ascii="Arial" w:hAnsi="Arial" w:cs="Arial"/>
          <w:sz w:val="24"/>
          <w:szCs w:val="24"/>
        </w:rPr>
      </w:pPr>
      <w:r>
        <w:rPr>
          <w:rFonts w:ascii="Arial" w:hAnsi="Arial" w:cs="Arial"/>
          <w:sz w:val="24"/>
          <w:szCs w:val="24"/>
        </w:rPr>
        <w:t>All analyses were conducted in R version 3.06.</w:t>
      </w:r>
    </w:p>
    <w:p w14:paraId="423500EC" w14:textId="38C6EA4F" w:rsidR="001859A5" w:rsidRDefault="001859A5" w:rsidP="00EF0A1C">
      <w:pPr>
        <w:rPr>
          <w:rFonts w:ascii="Arial" w:hAnsi="Arial" w:cs="Arial"/>
          <w:b/>
          <w:sz w:val="24"/>
          <w:szCs w:val="24"/>
        </w:rPr>
      </w:pPr>
      <w:r w:rsidRPr="00EF0A1C">
        <w:rPr>
          <w:rFonts w:ascii="Arial" w:hAnsi="Arial" w:cs="Arial"/>
          <w:b/>
          <w:sz w:val="24"/>
          <w:szCs w:val="24"/>
        </w:rPr>
        <w:t>Results</w:t>
      </w:r>
    </w:p>
    <w:p w14:paraId="4FBCC26C" w14:textId="67E0F034" w:rsidR="00EE29DF" w:rsidRDefault="00EE29DF" w:rsidP="007842F4">
      <w:pPr>
        <w:pStyle w:val="ListParagraph"/>
        <w:numPr>
          <w:ilvl w:val="0"/>
          <w:numId w:val="8"/>
        </w:numPr>
        <w:rPr>
          <w:rFonts w:ascii="Arial" w:hAnsi="Arial" w:cs="Arial"/>
          <w:b/>
          <w:sz w:val="24"/>
          <w:szCs w:val="24"/>
        </w:rPr>
      </w:pPr>
      <w:r>
        <w:rPr>
          <w:rFonts w:ascii="Arial" w:hAnsi="Arial" w:cs="Arial"/>
          <w:b/>
          <w:sz w:val="24"/>
          <w:szCs w:val="24"/>
        </w:rPr>
        <w:t>Cluster assignments</w:t>
      </w:r>
    </w:p>
    <w:p w14:paraId="3B6BDF38" w14:textId="2EEDFBF5" w:rsidR="00487DA5" w:rsidRPr="006667AE" w:rsidRDefault="004066C1" w:rsidP="00F658D3">
      <w:pPr>
        <w:pStyle w:val="ListParagraph"/>
        <w:numPr>
          <w:ilvl w:val="0"/>
          <w:numId w:val="1"/>
        </w:numPr>
        <w:rPr>
          <w:rFonts w:ascii="Arial" w:hAnsi="Arial" w:cs="Arial"/>
          <w:b/>
          <w:sz w:val="24"/>
          <w:szCs w:val="24"/>
        </w:rPr>
      </w:pPr>
      <w:r w:rsidRPr="00F658D3">
        <w:rPr>
          <w:rFonts w:ascii="Arial" w:hAnsi="Arial" w:cs="Arial"/>
          <w:sz w:val="24"/>
          <w:szCs w:val="24"/>
        </w:rPr>
        <w:t xml:space="preserve">K-medoids </w:t>
      </w:r>
      <w:r w:rsidR="008717A2" w:rsidRPr="00F658D3">
        <w:rPr>
          <w:rFonts w:ascii="Arial" w:hAnsi="Arial" w:cs="Arial"/>
          <w:sz w:val="24"/>
          <w:szCs w:val="24"/>
        </w:rPr>
        <w:t xml:space="preserve">clustering of community observations (56 plots x 10 years, n = 560) </w:t>
      </w:r>
      <w:r w:rsidR="0011670E" w:rsidRPr="00F658D3">
        <w:rPr>
          <w:rFonts w:ascii="Arial" w:hAnsi="Arial" w:cs="Arial"/>
          <w:sz w:val="24"/>
          <w:szCs w:val="24"/>
        </w:rPr>
        <w:t xml:space="preserve">and assessment of cluster fit </w:t>
      </w:r>
      <w:r w:rsidR="00F658D3" w:rsidRPr="00F658D3">
        <w:rPr>
          <w:rFonts w:ascii="Arial" w:hAnsi="Arial" w:cs="Arial"/>
          <w:sz w:val="24"/>
          <w:szCs w:val="24"/>
        </w:rPr>
        <w:t xml:space="preserve">indicated that community variation was best partitioned </w:t>
      </w:r>
      <w:r w:rsidR="00F658D3">
        <w:rPr>
          <w:rFonts w:ascii="Arial" w:hAnsi="Arial" w:cs="Arial"/>
          <w:sz w:val="24"/>
          <w:szCs w:val="24"/>
        </w:rPr>
        <w:t xml:space="preserve">using </w:t>
      </w:r>
      <w:r w:rsidR="00F658D3">
        <w:rPr>
          <w:rFonts w:ascii="Arial" w:hAnsi="Arial" w:cs="Arial"/>
          <w:i/>
          <w:sz w:val="24"/>
          <w:szCs w:val="24"/>
        </w:rPr>
        <w:t xml:space="preserve">k </w:t>
      </w:r>
      <w:r w:rsidR="00F658D3">
        <w:rPr>
          <w:rFonts w:ascii="Arial" w:hAnsi="Arial" w:cs="Arial"/>
          <w:sz w:val="24"/>
          <w:szCs w:val="24"/>
        </w:rPr>
        <w:t>= 4 unique cluster assignments</w:t>
      </w:r>
      <w:r w:rsidR="00E5332F">
        <w:rPr>
          <w:rFonts w:ascii="Arial" w:hAnsi="Arial" w:cs="Arial"/>
          <w:sz w:val="24"/>
          <w:szCs w:val="24"/>
        </w:rPr>
        <w:t xml:space="preserve"> (Appendix 1)</w:t>
      </w:r>
      <w:r w:rsidR="00F658D3">
        <w:rPr>
          <w:rFonts w:ascii="Arial" w:hAnsi="Arial" w:cs="Arial"/>
          <w:sz w:val="24"/>
          <w:szCs w:val="24"/>
        </w:rPr>
        <w:t xml:space="preserve">. </w:t>
      </w:r>
    </w:p>
    <w:p w14:paraId="7AE7AE75" w14:textId="77777777" w:rsidR="006667AE" w:rsidRPr="00F658D3" w:rsidRDefault="006667AE" w:rsidP="006667AE">
      <w:pPr>
        <w:pStyle w:val="ListParagraph"/>
        <w:rPr>
          <w:rFonts w:ascii="Arial" w:hAnsi="Arial" w:cs="Arial"/>
          <w:b/>
          <w:sz w:val="24"/>
          <w:szCs w:val="24"/>
        </w:rPr>
      </w:pPr>
    </w:p>
    <w:p w14:paraId="1CC1D235" w14:textId="688A8F65" w:rsidR="000E7DF9" w:rsidRDefault="000E7DF9" w:rsidP="007842F4">
      <w:pPr>
        <w:pStyle w:val="ListParagraph"/>
        <w:numPr>
          <w:ilvl w:val="0"/>
          <w:numId w:val="8"/>
        </w:numPr>
        <w:rPr>
          <w:rFonts w:ascii="Arial" w:hAnsi="Arial" w:cs="Arial"/>
          <w:b/>
          <w:sz w:val="24"/>
          <w:szCs w:val="24"/>
        </w:rPr>
      </w:pPr>
      <w:r w:rsidRPr="004A51A0">
        <w:rPr>
          <w:rFonts w:ascii="Arial" w:hAnsi="Arial" w:cs="Arial"/>
          <w:b/>
          <w:sz w:val="24"/>
          <w:szCs w:val="24"/>
        </w:rPr>
        <w:t>NMDS of state assignments</w:t>
      </w:r>
    </w:p>
    <w:p w14:paraId="26ABFB85" w14:textId="1D2887D8" w:rsidR="00937795" w:rsidRPr="00937795" w:rsidRDefault="00937795" w:rsidP="00937795">
      <w:pPr>
        <w:pStyle w:val="ListParagraph"/>
        <w:numPr>
          <w:ilvl w:val="0"/>
          <w:numId w:val="1"/>
        </w:numPr>
        <w:rPr>
          <w:rFonts w:ascii="Arial" w:hAnsi="Arial" w:cs="Arial"/>
          <w:sz w:val="24"/>
          <w:szCs w:val="24"/>
        </w:rPr>
      </w:pPr>
      <w:r w:rsidRPr="00937795">
        <w:rPr>
          <w:rFonts w:ascii="Arial" w:hAnsi="Arial" w:cs="Arial"/>
          <w:sz w:val="24"/>
          <w:szCs w:val="24"/>
        </w:rPr>
        <w:t>Visua</w:t>
      </w:r>
      <w:r>
        <w:rPr>
          <w:rFonts w:ascii="Arial" w:hAnsi="Arial" w:cs="Arial"/>
          <w:sz w:val="24"/>
          <w:szCs w:val="24"/>
        </w:rPr>
        <w:t xml:space="preserve">lization of </w:t>
      </w:r>
      <w:r w:rsidR="003B0C6E">
        <w:rPr>
          <w:rFonts w:ascii="Arial" w:hAnsi="Arial" w:cs="Arial"/>
          <w:sz w:val="24"/>
          <w:szCs w:val="24"/>
        </w:rPr>
        <w:t xml:space="preserve">cluster assignments and associated species correlations </w:t>
      </w:r>
      <w:r w:rsidR="00BC6DE4">
        <w:rPr>
          <w:rFonts w:ascii="Arial" w:hAnsi="Arial" w:cs="Arial"/>
          <w:sz w:val="24"/>
          <w:szCs w:val="24"/>
        </w:rPr>
        <w:t xml:space="preserve">was </w:t>
      </w:r>
      <w:r w:rsidR="00105CA0">
        <w:rPr>
          <w:rFonts w:ascii="Arial" w:hAnsi="Arial" w:cs="Arial"/>
          <w:sz w:val="24"/>
          <w:szCs w:val="24"/>
        </w:rPr>
        <w:t>conducted through non-metric multidimensional scaling (NMDS)</w:t>
      </w:r>
      <w:r w:rsidR="00051245">
        <w:rPr>
          <w:rFonts w:ascii="Arial" w:hAnsi="Arial" w:cs="Arial"/>
          <w:sz w:val="24"/>
          <w:szCs w:val="24"/>
        </w:rPr>
        <w:t>.</w:t>
      </w:r>
    </w:p>
    <w:p w14:paraId="3718A40D" w14:textId="2D328810" w:rsidR="007842F4" w:rsidRPr="00CA7AD9" w:rsidRDefault="007842F4" w:rsidP="0080260E">
      <w:pPr>
        <w:pStyle w:val="ListParagraph"/>
        <w:numPr>
          <w:ilvl w:val="1"/>
          <w:numId w:val="1"/>
        </w:numPr>
        <w:rPr>
          <w:rFonts w:ascii="Arial" w:hAnsi="Arial" w:cs="Arial"/>
          <w:b/>
          <w:sz w:val="24"/>
          <w:szCs w:val="24"/>
        </w:rPr>
      </w:pPr>
      <w:r>
        <w:rPr>
          <w:rFonts w:ascii="Arial" w:hAnsi="Arial" w:cs="Arial"/>
          <w:sz w:val="24"/>
          <w:szCs w:val="24"/>
        </w:rPr>
        <w:t xml:space="preserve">Figure shows total variation </w:t>
      </w:r>
      <w:r w:rsidR="00384756">
        <w:rPr>
          <w:rFonts w:ascii="Arial" w:hAnsi="Arial" w:cs="Arial"/>
          <w:sz w:val="24"/>
          <w:szCs w:val="24"/>
        </w:rPr>
        <w:t xml:space="preserve">in community composition </w:t>
      </w:r>
      <w:r>
        <w:rPr>
          <w:rFonts w:ascii="Arial" w:hAnsi="Arial" w:cs="Arial"/>
          <w:sz w:val="24"/>
          <w:szCs w:val="24"/>
        </w:rPr>
        <w:t>for all observations between 2008 and 2018</w:t>
      </w:r>
      <w:r w:rsidR="00384756">
        <w:rPr>
          <w:rFonts w:ascii="Arial" w:hAnsi="Arial" w:cs="Arial"/>
          <w:sz w:val="24"/>
          <w:szCs w:val="24"/>
        </w:rPr>
        <w:t>, in addition to clustering assignments.</w:t>
      </w:r>
      <w:r w:rsidR="00480AD0">
        <w:rPr>
          <w:rFonts w:ascii="Arial" w:hAnsi="Arial" w:cs="Arial"/>
          <w:sz w:val="24"/>
          <w:szCs w:val="24"/>
        </w:rPr>
        <w:t xml:space="preserve"> Shape and color of </w:t>
      </w:r>
      <w:r w:rsidR="00524CEA">
        <w:rPr>
          <w:rFonts w:ascii="Arial" w:hAnsi="Arial" w:cs="Arial"/>
          <w:sz w:val="24"/>
          <w:szCs w:val="24"/>
        </w:rPr>
        <w:t xml:space="preserve">points indicate results of </w:t>
      </w:r>
      <w:r w:rsidR="00953CC5">
        <w:rPr>
          <w:rFonts w:ascii="Arial" w:hAnsi="Arial" w:cs="Arial"/>
          <w:sz w:val="24"/>
          <w:szCs w:val="24"/>
        </w:rPr>
        <w:t>K-</w:t>
      </w:r>
      <w:r w:rsidR="008717A2">
        <w:rPr>
          <w:rFonts w:ascii="Arial" w:hAnsi="Arial" w:cs="Arial"/>
          <w:sz w:val="24"/>
          <w:szCs w:val="24"/>
        </w:rPr>
        <w:t>medoids</w:t>
      </w:r>
      <w:r w:rsidR="00953CC5">
        <w:rPr>
          <w:rFonts w:ascii="Arial" w:hAnsi="Arial" w:cs="Arial"/>
          <w:sz w:val="24"/>
          <w:szCs w:val="24"/>
        </w:rPr>
        <w:t xml:space="preserve"> clustering.</w:t>
      </w:r>
    </w:p>
    <w:p w14:paraId="716C4605" w14:textId="68C9AAE9" w:rsidR="00CA7AD9" w:rsidRPr="00872E76" w:rsidRDefault="00CA7AD9" w:rsidP="007842F4">
      <w:pPr>
        <w:pStyle w:val="ListParagraph"/>
        <w:numPr>
          <w:ilvl w:val="0"/>
          <w:numId w:val="1"/>
        </w:numPr>
        <w:rPr>
          <w:rFonts w:ascii="Arial" w:hAnsi="Arial" w:cs="Arial"/>
          <w:b/>
          <w:sz w:val="24"/>
          <w:szCs w:val="24"/>
        </w:rPr>
      </w:pPr>
      <w:r>
        <w:rPr>
          <w:rFonts w:ascii="Arial" w:hAnsi="Arial" w:cs="Arial"/>
          <w:sz w:val="24"/>
          <w:szCs w:val="24"/>
        </w:rPr>
        <w:t>Species vectors highlighted are those with significant (P &lt; .05) cluster associations as calculated through indicator species analysis</w:t>
      </w:r>
      <w:r w:rsidR="00051245">
        <w:rPr>
          <w:rFonts w:ascii="Arial" w:hAnsi="Arial" w:cs="Arial"/>
          <w:sz w:val="24"/>
          <w:szCs w:val="24"/>
        </w:rPr>
        <w:t xml:space="preserve"> (Figure 3)</w:t>
      </w:r>
      <w:r>
        <w:rPr>
          <w:rFonts w:ascii="Arial" w:hAnsi="Arial" w:cs="Arial"/>
          <w:sz w:val="24"/>
          <w:szCs w:val="24"/>
        </w:rPr>
        <w:t>.</w:t>
      </w:r>
    </w:p>
    <w:p w14:paraId="30D8AEDD" w14:textId="733FDCC7" w:rsidR="00872E76" w:rsidRDefault="00305F34" w:rsidP="007842F4">
      <w:pPr>
        <w:pStyle w:val="ListParagraph"/>
        <w:numPr>
          <w:ilvl w:val="0"/>
          <w:numId w:val="1"/>
        </w:numPr>
        <w:rPr>
          <w:rFonts w:ascii="Arial" w:hAnsi="Arial" w:cs="Arial"/>
          <w:sz w:val="24"/>
          <w:szCs w:val="24"/>
        </w:rPr>
      </w:pPr>
      <w:r w:rsidRPr="00370EDB">
        <w:rPr>
          <w:rFonts w:ascii="Arial" w:hAnsi="Arial" w:cs="Arial"/>
          <w:sz w:val="24"/>
          <w:szCs w:val="24"/>
        </w:rPr>
        <w:t>There appears to be considerable similarities among certain groups of species vectors,</w:t>
      </w:r>
      <w:r w:rsidR="0061648B">
        <w:rPr>
          <w:rFonts w:ascii="Arial" w:hAnsi="Arial" w:cs="Arial"/>
          <w:sz w:val="24"/>
          <w:szCs w:val="24"/>
        </w:rPr>
        <w:t xml:space="preserve"> in addition to some novel ones.</w:t>
      </w:r>
    </w:p>
    <w:p w14:paraId="3949DB5F" w14:textId="15F57A2F" w:rsidR="00F610CC" w:rsidRDefault="008C388B" w:rsidP="00F610CC">
      <w:pPr>
        <w:pStyle w:val="ListParagraph"/>
        <w:numPr>
          <w:ilvl w:val="1"/>
          <w:numId w:val="1"/>
        </w:numPr>
        <w:rPr>
          <w:rFonts w:ascii="Arial" w:hAnsi="Arial" w:cs="Arial"/>
          <w:sz w:val="24"/>
          <w:szCs w:val="24"/>
        </w:rPr>
      </w:pPr>
      <w:r>
        <w:rPr>
          <w:rFonts w:ascii="Arial" w:hAnsi="Arial" w:cs="Arial"/>
          <w:sz w:val="24"/>
          <w:szCs w:val="24"/>
        </w:rPr>
        <w:lastRenderedPageBreak/>
        <w:t xml:space="preserve">Some associations are predicted based on seed mix types and conceptual understanding of the system, such as A. </w:t>
      </w:r>
      <w:proofErr w:type="spellStart"/>
      <w:r>
        <w:rPr>
          <w:rFonts w:ascii="Arial" w:hAnsi="Arial" w:cs="Arial"/>
          <w:sz w:val="24"/>
          <w:szCs w:val="24"/>
        </w:rPr>
        <w:t>triuncialis</w:t>
      </w:r>
      <w:proofErr w:type="spellEnd"/>
      <w:r>
        <w:rPr>
          <w:rFonts w:ascii="Arial" w:hAnsi="Arial" w:cs="Arial"/>
          <w:sz w:val="24"/>
          <w:szCs w:val="24"/>
        </w:rPr>
        <w:t xml:space="preserve"> and E. caput-medusae, B. </w:t>
      </w:r>
      <w:proofErr w:type="spellStart"/>
      <w:r>
        <w:rPr>
          <w:rFonts w:ascii="Arial" w:hAnsi="Arial" w:cs="Arial"/>
          <w:sz w:val="24"/>
          <w:szCs w:val="24"/>
        </w:rPr>
        <w:t>carinatus</w:t>
      </w:r>
      <w:proofErr w:type="spellEnd"/>
      <w:r>
        <w:rPr>
          <w:rFonts w:ascii="Arial" w:hAnsi="Arial" w:cs="Arial"/>
          <w:sz w:val="24"/>
          <w:szCs w:val="24"/>
        </w:rPr>
        <w:t xml:space="preserve"> and E. </w:t>
      </w:r>
      <w:proofErr w:type="spellStart"/>
      <w:r>
        <w:rPr>
          <w:rFonts w:ascii="Arial" w:hAnsi="Arial" w:cs="Arial"/>
          <w:sz w:val="24"/>
          <w:szCs w:val="24"/>
        </w:rPr>
        <w:t>glaucus</w:t>
      </w:r>
      <w:proofErr w:type="spellEnd"/>
      <w:r>
        <w:rPr>
          <w:rFonts w:ascii="Arial" w:hAnsi="Arial" w:cs="Arial"/>
          <w:sz w:val="24"/>
          <w:szCs w:val="24"/>
        </w:rPr>
        <w:t xml:space="preserve">; </w:t>
      </w:r>
      <w:r w:rsidR="00797F11">
        <w:rPr>
          <w:rFonts w:ascii="Arial" w:hAnsi="Arial" w:cs="Arial"/>
          <w:sz w:val="24"/>
          <w:szCs w:val="24"/>
        </w:rPr>
        <w:t xml:space="preserve">others less so, such as A. </w:t>
      </w:r>
      <w:proofErr w:type="spellStart"/>
      <w:r w:rsidR="00797F11">
        <w:rPr>
          <w:rFonts w:ascii="Arial" w:hAnsi="Arial" w:cs="Arial"/>
          <w:sz w:val="24"/>
          <w:szCs w:val="24"/>
        </w:rPr>
        <w:t>fatua</w:t>
      </w:r>
      <w:proofErr w:type="spellEnd"/>
      <w:r w:rsidR="00797F11">
        <w:rPr>
          <w:rFonts w:ascii="Arial" w:hAnsi="Arial" w:cs="Arial"/>
          <w:sz w:val="24"/>
          <w:szCs w:val="24"/>
        </w:rPr>
        <w:t xml:space="preserve"> and A. </w:t>
      </w:r>
      <w:proofErr w:type="spellStart"/>
      <w:r w:rsidR="00797F11">
        <w:rPr>
          <w:rFonts w:ascii="Arial" w:hAnsi="Arial" w:cs="Arial"/>
          <w:sz w:val="24"/>
          <w:szCs w:val="24"/>
        </w:rPr>
        <w:t>americanus</w:t>
      </w:r>
      <w:proofErr w:type="spellEnd"/>
      <w:r w:rsidR="00797F11">
        <w:rPr>
          <w:rFonts w:ascii="Arial" w:hAnsi="Arial" w:cs="Arial"/>
          <w:sz w:val="24"/>
          <w:szCs w:val="24"/>
        </w:rPr>
        <w:t>.</w:t>
      </w:r>
    </w:p>
    <w:p w14:paraId="00D517B4" w14:textId="7495DA8A" w:rsidR="00F72CFC" w:rsidRPr="00F72CFC" w:rsidRDefault="00FC00D0" w:rsidP="00F72CFC">
      <w:pPr>
        <w:rPr>
          <w:rFonts w:ascii="Arial" w:hAnsi="Arial" w:cs="Arial"/>
          <w:b/>
          <w:sz w:val="24"/>
          <w:szCs w:val="24"/>
        </w:rPr>
      </w:pPr>
      <w:commentRangeStart w:id="21"/>
      <w:commentRangeEnd w:id="21"/>
      <w:r>
        <w:rPr>
          <w:rStyle w:val="CommentReference"/>
        </w:rPr>
        <w:commentReference w:id="21"/>
      </w:r>
      <w:r w:rsidR="00D51CE7" w:rsidRPr="00D51CE7">
        <w:rPr>
          <w:noProof/>
        </w:rPr>
        <w:t xml:space="preserve"> </w:t>
      </w:r>
      <w:r w:rsidR="00D51CE7">
        <w:rPr>
          <w:noProof/>
        </w:rPr>
        <w:drawing>
          <wp:inline distT="0" distB="0" distL="0" distR="0" wp14:anchorId="05C23F4D" wp14:editId="00901C23">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7760"/>
                    </a:xfrm>
                    <a:prstGeom prst="rect">
                      <a:avLst/>
                    </a:prstGeom>
                  </pic:spPr>
                </pic:pic>
              </a:graphicData>
            </a:graphic>
          </wp:inline>
        </w:drawing>
      </w:r>
    </w:p>
    <w:p w14:paraId="036499B4" w14:textId="77777777" w:rsidR="00157AE4" w:rsidRDefault="00157AE4">
      <w:pPr>
        <w:rPr>
          <w:rFonts w:ascii="Arial" w:hAnsi="Arial" w:cs="Arial"/>
          <w:b/>
          <w:sz w:val="24"/>
          <w:szCs w:val="24"/>
        </w:rPr>
      </w:pPr>
      <w:r>
        <w:rPr>
          <w:rFonts w:ascii="Arial" w:hAnsi="Arial" w:cs="Arial"/>
          <w:b/>
          <w:sz w:val="24"/>
          <w:szCs w:val="24"/>
        </w:rPr>
        <w:br w:type="page"/>
      </w:r>
    </w:p>
    <w:p w14:paraId="0B655546" w14:textId="37E319E6" w:rsidR="00480AD0" w:rsidRPr="00480AD0" w:rsidRDefault="000E7DF9" w:rsidP="00480AD0">
      <w:pPr>
        <w:pStyle w:val="ListParagraph"/>
        <w:numPr>
          <w:ilvl w:val="0"/>
          <w:numId w:val="8"/>
        </w:numPr>
        <w:rPr>
          <w:rFonts w:ascii="Arial" w:hAnsi="Arial" w:cs="Arial"/>
          <w:sz w:val="24"/>
          <w:szCs w:val="24"/>
        </w:rPr>
      </w:pPr>
      <w:r>
        <w:rPr>
          <w:rFonts w:ascii="Arial" w:hAnsi="Arial" w:cs="Arial"/>
          <w:b/>
          <w:sz w:val="24"/>
          <w:szCs w:val="24"/>
        </w:rPr>
        <w:lastRenderedPageBreak/>
        <w:t>Indicator species analysis table</w:t>
      </w:r>
    </w:p>
    <w:p w14:paraId="1E655A1C" w14:textId="2926A704" w:rsidR="00480AD0" w:rsidRPr="002525B6" w:rsidRDefault="00480AD0" w:rsidP="00B30C4D">
      <w:pPr>
        <w:pStyle w:val="ListParagraph"/>
        <w:numPr>
          <w:ilvl w:val="1"/>
          <w:numId w:val="8"/>
        </w:numPr>
        <w:rPr>
          <w:rFonts w:ascii="Arial" w:hAnsi="Arial" w:cs="Arial"/>
          <w:b/>
          <w:sz w:val="24"/>
          <w:szCs w:val="24"/>
        </w:rPr>
      </w:pPr>
      <w:r>
        <w:rPr>
          <w:rFonts w:ascii="Arial" w:hAnsi="Arial" w:cs="Arial"/>
          <w:sz w:val="24"/>
          <w:szCs w:val="24"/>
        </w:rPr>
        <w:t xml:space="preserve">Indicator species analysis of </w:t>
      </w:r>
      <w:r w:rsidR="00A273D1">
        <w:rPr>
          <w:rFonts w:ascii="Arial" w:hAnsi="Arial" w:cs="Arial"/>
          <w:sz w:val="24"/>
          <w:szCs w:val="24"/>
        </w:rPr>
        <w:t xml:space="preserve">cluster assignment revealed </w:t>
      </w:r>
      <w:r w:rsidR="00C97927">
        <w:rPr>
          <w:rFonts w:ascii="Arial" w:hAnsi="Arial" w:cs="Arial"/>
          <w:sz w:val="24"/>
          <w:szCs w:val="24"/>
        </w:rPr>
        <w:t>several species-</w:t>
      </w:r>
      <w:r w:rsidR="009826E7">
        <w:rPr>
          <w:rFonts w:ascii="Arial" w:hAnsi="Arial" w:cs="Arial"/>
          <w:sz w:val="24"/>
          <w:szCs w:val="24"/>
        </w:rPr>
        <w:t xml:space="preserve">cluster </w:t>
      </w:r>
      <w:r w:rsidR="00C97927">
        <w:rPr>
          <w:rFonts w:ascii="Arial" w:hAnsi="Arial" w:cs="Arial"/>
          <w:sz w:val="24"/>
          <w:szCs w:val="24"/>
        </w:rPr>
        <w:t>associations</w:t>
      </w:r>
      <w:r w:rsidR="009826E7">
        <w:rPr>
          <w:rFonts w:ascii="Arial" w:hAnsi="Arial" w:cs="Arial"/>
          <w:sz w:val="24"/>
          <w:szCs w:val="24"/>
        </w:rPr>
        <w:t xml:space="preserve">, three of which appear to </w:t>
      </w:r>
      <w:r w:rsidR="00743633">
        <w:rPr>
          <w:rFonts w:ascii="Arial" w:hAnsi="Arial" w:cs="Arial"/>
          <w:sz w:val="24"/>
          <w:szCs w:val="24"/>
        </w:rPr>
        <w:t xml:space="preserve">follow the general patterns of species provenance – Native species (cluster 1), naturalized annuals (cluster 2), and invasive species (cluster 3). </w:t>
      </w:r>
      <w:r w:rsidR="00B30C4D">
        <w:rPr>
          <w:rFonts w:ascii="Arial" w:hAnsi="Arial" w:cs="Arial"/>
          <w:sz w:val="24"/>
          <w:szCs w:val="24"/>
        </w:rPr>
        <w:t xml:space="preserve">However, </w:t>
      </w:r>
      <w:r w:rsidR="00CE6566" w:rsidRPr="00B30C4D">
        <w:rPr>
          <w:rFonts w:ascii="Arial" w:hAnsi="Arial" w:cs="Arial"/>
          <w:sz w:val="24"/>
          <w:szCs w:val="24"/>
        </w:rPr>
        <w:t xml:space="preserve">the fourth cluster assignment </w:t>
      </w:r>
      <w:r w:rsidR="00C133BD">
        <w:rPr>
          <w:rFonts w:ascii="Arial" w:hAnsi="Arial" w:cs="Arial"/>
          <w:sz w:val="24"/>
          <w:szCs w:val="24"/>
        </w:rPr>
        <w:t>is significantly correlated with a mixture of both naturalized and native species.</w:t>
      </w:r>
    </w:p>
    <w:p w14:paraId="4AE21AD8" w14:textId="73C8203F" w:rsidR="002525B6" w:rsidRPr="002B506D" w:rsidRDefault="002525B6" w:rsidP="00B30C4D">
      <w:pPr>
        <w:pStyle w:val="ListParagraph"/>
        <w:numPr>
          <w:ilvl w:val="1"/>
          <w:numId w:val="8"/>
        </w:numPr>
        <w:rPr>
          <w:rFonts w:ascii="Arial" w:hAnsi="Arial" w:cs="Arial"/>
          <w:b/>
          <w:color w:val="FF0000"/>
          <w:sz w:val="24"/>
          <w:szCs w:val="24"/>
        </w:rPr>
      </w:pPr>
      <w:r w:rsidRPr="002B506D">
        <w:rPr>
          <w:rFonts w:ascii="Arial" w:hAnsi="Arial" w:cs="Arial"/>
          <w:color w:val="FF0000"/>
          <w:sz w:val="24"/>
          <w:szCs w:val="24"/>
        </w:rPr>
        <w:t xml:space="preserve">Average percent cover of </w:t>
      </w:r>
      <w:r w:rsidR="00424D76" w:rsidRPr="002B506D">
        <w:rPr>
          <w:rFonts w:ascii="Arial" w:hAnsi="Arial" w:cs="Arial"/>
          <w:color w:val="FF0000"/>
          <w:sz w:val="24"/>
          <w:szCs w:val="24"/>
        </w:rPr>
        <w:t xml:space="preserve">two </w:t>
      </w:r>
      <w:r w:rsidRPr="002B506D">
        <w:rPr>
          <w:rFonts w:ascii="Arial" w:hAnsi="Arial" w:cs="Arial"/>
          <w:color w:val="FF0000"/>
          <w:sz w:val="24"/>
          <w:szCs w:val="24"/>
        </w:rPr>
        <w:t xml:space="preserve">strongest </w:t>
      </w:r>
      <w:r w:rsidR="00424D76" w:rsidRPr="002B506D">
        <w:rPr>
          <w:rFonts w:ascii="Arial" w:hAnsi="Arial" w:cs="Arial"/>
          <w:color w:val="FF0000"/>
          <w:sz w:val="24"/>
          <w:szCs w:val="24"/>
        </w:rPr>
        <w:t>indicator species in each group is presented in Appendix 3.</w:t>
      </w:r>
    </w:p>
    <w:p w14:paraId="61B3C1C6" w14:textId="17F2C65C" w:rsidR="00115CD7" w:rsidRPr="00B30C4D" w:rsidRDefault="00115CD7" w:rsidP="002525B6">
      <w:pPr>
        <w:pStyle w:val="ListParagraph"/>
        <w:ind w:left="1440"/>
        <w:rPr>
          <w:rFonts w:ascii="Arial" w:hAnsi="Arial" w:cs="Arial"/>
          <w:b/>
          <w:sz w:val="24"/>
          <w:szCs w:val="24"/>
        </w:rPr>
      </w:pPr>
    </w:p>
    <w:p w14:paraId="6963AF90" w14:textId="57B07FE0" w:rsidR="0004513B" w:rsidRDefault="00A576DF" w:rsidP="00F2360F">
      <w:pPr>
        <w:ind w:left="360"/>
        <w:rPr>
          <w:rFonts w:ascii="Arial" w:hAnsi="Arial" w:cs="Arial"/>
          <w:b/>
          <w:sz w:val="24"/>
          <w:szCs w:val="24"/>
        </w:rPr>
      </w:pPr>
      <w:r w:rsidRPr="00A576DF">
        <w:rPr>
          <w:noProof/>
        </w:rPr>
        <w:drawing>
          <wp:inline distT="0" distB="0" distL="0" distR="0" wp14:anchorId="00F01FA2" wp14:editId="782A8EDA">
            <wp:extent cx="3413125" cy="2589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125" cy="2589530"/>
                    </a:xfrm>
                    <a:prstGeom prst="rect">
                      <a:avLst/>
                    </a:prstGeom>
                    <a:noFill/>
                    <a:ln>
                      <a:noFill/>
                    </a:ln>
                  </pic:spPr>
                </pic:pic>
              </a:graphicData>
            </a:graphic>
          </wp:inline>
        </w:drawing>
      </w:r>
    </w:p>
    <w:p w14:paraId="0D3AB605" w14:textId="77777777" w:rsidR="006927CF" w:rsidRDefault="006927CF">
      <w:pPr>
        <w:rPr>
          <w:rFonts w:ascii="Arial" w:hAnsi="Arial" w:cs="Arial"/>
          <w:b/>
          <w:sz w:val="24"/>
          <w:szCs w:val="24"/>
        </w:rPr>
      </w:pPr>
      <w:r>
        <w:rPr>
          <w:rFonts w:ascii="Arial" w:hAnsi="Arial" w:cs="Arial"/>
          <w:b/>
          <w:sz w:val="24"/>
          <w:szCs w:val="24"/>
        </w:rPr>
        <w:br w:type="page"/>
      </w:r>
    </w:p>
    <w:p w14:paraId="70DCEB12" w14:textId="04941AAC" w:rsidR="009F444F" w:rsidRDefault="009F444F"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Cluster Assignment Frequency over Time </w:t>
      </w:r>
      <w:commentRangeStart w:id="22"/>
      <w:commentRangeStart w:id="23"/>
      <w:r w:rsidR="00823D28">
        <w:rPr>
          <w:rFonts w:ascii="Arial" w:hAnsi="Arial" w:cs="Arial"/>
          <w:b/>
          <w:sz w:val="24"/>
          <w:szCs w:val="24"/>
        </w:rPr>
        <w:t>plot</w:t>
      </w:r>
      <w:commentRangeEnd w:id="22"/>
      <w:r w:rsidR="00820FB0">
        <w:rPr>
          <w:rStyle w:val="CommentReference"/>
        </w:rPr>
        <w:commentReference w:id="22"/>
      </w:r>
      <w:commentRangeEnd w:id="23"/>
    </w:p>
    <w:p w14:paraId="6127BAF7" w14:textId="6472548A" w:rsidR="00FA21B0" w:rsidRDefault="0064255E" w:rsidP="009F444F">
      <w:pPr>
        <w:pStyle w:val="ListParagraph"/>
        <w:numPr>
          <w:ilvl w:val="0"/>
          <w:numId w:val="1"/>
        </w:numPr>
        <w:rPr>
          <w:rFonts w:ascii="Arial" w:hAnsi="Arial" w:cs="Arial"/>
          <w:sz w:val="24"/>
          <w:szCs w:val="24"/>
        </w:rPr>
      </w:pPr>
      <w:r>
        <w:rPr>
          <w:rStyle w:val="CommentReference"/>
        </w:rPr>
        <w:commentReference w:id="23"/>
      </w:r>
      <w:r w:rsidR="00383EC6">
        <w:rPr>
          <w:rFonts w:ascii="Arial" w:hAnsi="Arial" w:cs="Arial"/>
          <w:sz w:val="24"/>
          <w:szCs w:val="24"/>
        </w:rPr>
        <w:t xml:space="preserve">Tracking individual plot assignments over time demonstrates </w:t>
      </w:r>
      <w:r w:rsidR="00704751">
        <w:rPr>
          <w:rFonts w:ascii="Arial" w:hAnsi="Arial" w:cs="Arial"/>
          <w:sz w:val="24"/>
          <w:szCs w:val="24"/>
        </w:rPr>
        <w:t xml:space="preserve">clear differences in state assignment based on seeding composition and non-random </w:t>
      </w:r>
      <w:r w:rsidR="00915510">
        <w:rPr>
          <w:rFonts w:ascii="Arial" w:hAnsi="Arial" w:cs="Arial"/>
          <w:sz w:val="24"/>
          <w:szCs w:val="24"/>
        </w:rPr>
        <w:t>transition probabilities over time.</w:t>
      </w:r>
    </w:p>
    <w:p w14:paraId="11222095" w14:textId="64E772F1" w:rsidR="00915510" w:rsidRDefault="00915510" w:rsidP="009F444F">
      <w:pPr>
        <w:pStyle w:val="ListParagraph"/>
        <w:numPr>
          <w:ilvl w:val="0"/>
          <w:numId w:val="1"/>
        </w:numPr>
        <w:rPr>
          <w:rFonts w:ascii="Arial" w:hAnsi="Arial" w:cs="Arial"/>
          <w:sz w:val="24"/>
          <w:szCs w:val="24"/>
          <w:u w:val="single"/>
        </w:rPr>
      </w:pPr>
      <w:r w:rsidRPr="00915510">
        <w:rPr>
          <w:rFonts w:ascii="Arial" w:hAnsi="Arial" w:cs="Arial"/>
          <w:sz w:val="24"/>
          <w:szCs w:val="24"/>
          <w:u w:val="single"/>
        </w:rPr>
        <w:t>Initial assignments:</w:t>
      </w:r>
    </w:p>
    <w:p w14:paraId="1E318402" w14:textId="4BB87D6A" w:rsidR="00915510" w:rsidRDefault="00915510" w:rsidP="00915510">
      <w:pPr>
        <w:pStyle w:val="ListParagraph"/>
        <w:numPr>
          <w:ilvl w:val="1"/>
          <w:numId w:val="1"/>
        </w:numPr>
        <w:rPr>
          <w:rFonts w:ascii="Arial" w:hAnsi="Arial" w:cs="Arial"/>
          <w:sz w:val="24"/>
          <w:szCs w:val="24"/>
        </w:rPr>
      </w:pPr>
      <w:r w:rsidRPr="00915510">
        <w:rPr>
          <w:rFonts w:ascii="Arial" w:hAnsi="Arial" w:cs="Arial"/>
          <w:sz w:val="24"/>
          <w:szCs w:val="24"/>
        </w:rPr>
        <w:t>Consist</w:t>
      </w:r>
      <w:r>
        <w:rPr>
          <w:rFonts w:ascii="Arial" w:hAnsi="Arial" w:cs="Arial"/>
          <w:sz w:val="24"/>
          <w:szCs w:val="24"/>
        </w:rPr>
        <w:t xml:space="preserve">ent with </w:t>
      </w:r>
      <w:r w:rsidR="001A1D44">
        <w:rPr>
          <w:rFonts w:ascii="Arial" w:hAnsi="Arial" w:cs="Arial"/>
          <w:sz w:val="24"/>
          <w:szCs w:val="24"/>
        </w:rPr>
        <w:t xml:space="preserve">observed </w:t>
      </w:r>
      <w:r w:rsidR="00146C71">
        <w:rPr>
          <w:rFonts w:ascii="Arial" w:hAnsi="Arial" w:cs="Arial"/>
          <w:sz w:val="24"/>
          <w:szCs w:val="24"/>
        </w:rPr>
        <w:t xml:space="preserve">colonization ability of California vegetation types </w:t>
      </w:r>
      <w:r w:rsidR="00E854E6">
        <w:rPr>
          <w:rFonts w:ascii="Arial" w:hAnsi="Arial" w:cs="Arial"/>
          <w:sz w:val="24"/>
          <w:szCs w:val="24"/>
        </w:rPr>
        <w:t>(annual, native, invasive)</w:t>
      </w:r>
      <w:r w:rsidR="00BA49E7">
        <w:rPr>
          <w:rFonts w:ascii="Arial" w:hAnsi="Arial" w:cs="Arial"/>
          <w:sz w:val="24"/>
          <w:szCs w:val="24"/>
        </w:rPr>
        <w:t xml:space="preserve">, initial state assignments </w:t>
      </w:r>
      <w:r w:rsidR="00405083">
        <w:rPr>
          <w:rFonts w:ascii="Arial" w:hAnsi="Arial" w:cs="Arial"/>
          <w:sz w:val="24"/>
          <w:szCs w:val="24"/>
        </w:rPr>
        <w:t xml:space="preserve">produced </w:t>
      </w:r>
      <w:r w:rsidR="00902E39">
        <w:rPr>
          <w:rFonts w:ascii="Arial" w:hAnsi="Arial" w:cs="Arial"/>
          <w:sz w:val="24"/>
          <w:szCs w:val="24"/>
        </w:rPr>
        <w:t xml:space="preserve">a clear </w:t>
      </w:r>
      <w:r w:rsidR="00082277">
        <w:rPr>
          <w:rFonts w:ascii="Arial" w:hAnsi="Arial" w:cs="Arial"/>
          <w:sz w:val="24"/>
          <w:szCs w:val="24"/>
        </w:rPr>
        <w:t xml:space="preserve">pattern </w:t>
      </w:r>
      <w:r w:rsidR="00902E39">
        <w:rPr>
          <w:rFonts w:ascii="Arial" w:hAnsi="Arial" w:cs="Arial"/>
          <w:sz w:val="24"/>
          <w:szCs w:val="24"/>
        </w:rPr>
        <w:t xml:space="preserve">in </w:t>
      </w:r>
      <w:r w:rsidR="00092DAB">
        <w:rPr>
          <w:rFonts w:ascii="Arial" w:hAnsi="Arial" w:cs="Arial"/>
          <w:sz w:val="24"/>
          <w:szCs w:val="24"/>
        </w:rPr>
        <w:t xml:space="preserve">species relative abundances </w:t>
      </w:r>
      <w:r w:rsidR="00717633">
        <w:rPr>
          <w:rFonts w:ascii="Arial" w:hAnsi="Arial" w:cs="Arial"/>
          <w:sz w:val="24"/>
          <w:szCs w:val="24"/>
        </w:rPr>
        <w:t>following seeding.</w:t>
      </w:r>
    </w:p>
    <w:p w14:paraId="7FB038AD" w14:textId="1FDA47A4" w:rsidR="00717633" w:rsidRDefault="00717633" w:rsidP="00915510">
      <w:pPr>
        <w:pStyle w:val="ListParagraph"/>
        <w:numPr>
          <w:ilvl w:val="1"/>
          <w:numId w:val="1"/>
        </w:numPr>
        <w:rPr>
          <w:rFonts w:ascii="Arial" w:hAnsi="Arial" w:cs="Arial"/>
          <w:sz w:val="24"/>
          <w:szCs w:val="24"/>
        </w:rPr>
      </w:pPr>
      <w:r>
        <w:rPr>
          <w:rFonts w:ascii="Arial" w:hAnsi="Arial" w:cs="Arial"/>
          <w:sz w:val="24"/>
          <w:szCs w:val="24"/>
        </w:rPr>
        <w:t>All plots receiving a seed mixture containing naturalized species (mixture</w:t>
      </w:r>
      <w:r w:rsidR="00542E0F">
        <w:rPr>
          <w:rFonts w:ascii="Arial" w:hAnsi="Arial" w:cs="Arial"/>
          <w:sz w:val="24"/>
          <w:szCs w:val="24"/>
        </w:rPr>
        <w:t xml:space="preserve">s </w:t>
      </w:r>
      <w:r>
        <w:rPr>
          <w:rFonts w:ascii="Arial" w:hAnsi="Arial" w:cs="Arial"/>
          <w:sz w:val="24"/>
          <w:szCs w:val="24"/>
        </w:rPr>
        <w:t xml:space="preserve">2, 4, 6, and 7) received the same assignment, characterized by annual grasses </w:t>
      </w:r>
      <w:r>
        <w:rPr>
          <w:rFonts w:ascii="Arial" w:hAnsi="Arial" w:cs="Arial"/>
          <w:i/>
          <w:sz w:val="24"/>
          <w:szCs w:val="24"/>
        </w:rPr>
        <w:t>F. perennis</w:t>
      </w:r>
      <w:r>
        <w:rPr>
          <w:rFonts w:ascii="Arial" w:hAnsi="Arial" w:cs="Arial"/>
          <w:sz w:val="24"/>
          <w:szCs w:val="24"/>
        </w:rPr>
        <w:t xml:space="preserve">, </w:t>
      </w:r>
      <w:r>
        <w:rPr>
          <w:rFonts w:ascii="Arial" w:hAnsi="Arial" w:cs="Arial"/>
          <w:i/>
          <w:sz w:val="24"/>
          <w:szCs w:val="24"/>
        </w:rPr>
        <w:t xml:space="preserve">B. </w:t>
      </w:r>
      <w:proofErr w:type="spellStart"/>
      <w:r>
        <w:rPr>
          <w:rFonts w:ascii="Arial" w:hAnsi="Arial" w:cs="Arial"/>
          <w:i/>
          <w:sz w:val="24"/>
          <w:szCs w:val="24"/>
        </w:rPr>
        <w:t>hordeaceous</w:t>
      </w:r>
      <w:proofErr w:type="spellEnd"/>
      <w:r>
        <w:rPr>
          <w:rFonts w:ascii="Arial" w:hAnsi="Arial" w:cs="Arial"/>
          <w:sz w:val="24"/>
          <w:szCs w:val="24"/>
        </w:rPr>
        <w:t xml:space="preserve">, and annual legume </w:t>
      </w:r>
      <w:r>
        <w:rPr>
          <w:rFonts w:ascii="Arial" w:hAnsi="Arial" w:cs="Arial"/>
          <w:i/>
          <w:sz w:val="24"/>
          <w:szCs w:val="24"/>
        </w:rPr>
        <w:t xml:space="preserve">T. </w:t>
      </w:r>
      <w:proofErr w:type="spellStart"/>
      <w:r>
        <w:rPr>
          <w:rFonts w:ascii="Arial" w:hAnsi="Arial" w:cs="Arial"/>
          <w:i/>
          <w:sz w:val="24"/>
          <w:szCs w:val="24"/>
        </w:rPr>
        <w:t>subterreaneum</w:t>
      </w:r>
      <w:proofErr w:type="spellEnd"/>
      <w:r>
        <w:rPr>
          <w:rFonts w:ascii="Arial" w:hAnsi="Arial" w:cs="Arial"/>
          <w:sz w:val="24"/>
          <w:szCs w:val="24"/>
        </w:rPr>
        <w:t>.</w:t>
      </w:r>
    </w:p>
    <w:p w14:paraId="1C954512" w14:textId="1A454322" w:rsidR="00717633" w:rsidRDefault="00565568" w:rsidP="00915510">
      <w:pPr>
        <w:pStyle w:val="ListParagraph"/>
        <w:numPr>
          <w:ilvl w:val="1"/>
          <w:numId w:val="1"/>
        </w:numPr>
        <w:rPr>
          <w:rFonts w:ascii="Arial" w:hAnsi="Arial" w:cs="Arial"/>
          <w:sz w:val="24"/>
          <w:szCs w:val="24"/>
        </w:rPr>
      </w:pPr>
      <w:r>
        <w:rPr>
          <w:rFonts w:ascii="Arial" w:hAnsi="Arial" w:cs="Arial"/>
          <w:sz w:val="24"/>
          <w:szCs w:val="24"/>
        </w:rPr>
        <w:t xml:space="preserve">Plots which received a seed mixture including invasive species in the absence of naturalized exotics </w:t>
      </w:r>
      <w:r w:rsidR="00BB253B">
        <w:rPr>
          <w:rFonts w:ascii="Arial" w:hAnsi="Arial" w:cs="Arial"/>
          <w:sz w:val="24"/>
          <w:szCs w:val="24"/>
        </w:rPr>
        <w:t xml:space="preserve">(mixtures 1, 3) </w:t>
      </w:r>
      <w:r w:rsidR="006D67DC">
        <w:rPr>
          <w:rFonts w:ascii="Arial" w:hAnsi="Arial" w:cs="Arial"/>
          <w:sz w:val="24"/>
          <w:szCs w:val="24"/>
        </w:rPr>
        <w:t xml:space="preserve">received the same </w:t>
      </w:r>
      <w:r w:rsidR="00BB253B">
        <w:rPr>
          <w:rFonts w:ascii="Arial" w:hAnsi="Arial" w:cs="Arial"/>
          <w:sz w:val="24"/>
          <w:szCs w:val="24"/>
        </w:rPr>
        <w:t>cluster assignment</w:t>
      </w:r>
      <w:r w:rsidR="006D67DC">
        <w:rPr>
          <w:rFonts w:ascii="Arial" w:hAnsi="Arial" w:cs="Arial"/>
          <w:sz w:val="24"/>
          <w:szCs w:val="24"/>
        </w:rPr>
        <w:t xml:space="preserve">, characterized by invasive grasses </w:t>
      </w:r>
      <w:r w:rsidR="006D67DC" w:rsidRPr="006D67DC">
        <w:rPr>
          <w:rFonts w:ascii="Arial" w:hAnsi="Arial" w:cs="Arial"/>
          <w:i/>
          <w:sz w:val="24"/>
          <w:szCs w:val="24"/>
        </w:rPr>
        <w:t>E. caput-medusae</w:t>
      </w:r>
      <w:r w:rsidR="006D67DC">
        <w:rPr>
          <w:rFonts w:ascii="Arial" w:hAnsi="Arial" w:cs="Arial"/>
          <w:sz w:val="24"/>
          <w:szCs w:val="24"/>
        </w:rPr>
        <w:t xml:space="preserve"> and </w:t>
      </w:r>
      <w:r w:rsidR="006D67DC" w:rsidRPr="006D67DC">
        <w:rPr>
          <w:rFonts w:ascii="Arial" w:hAnsi="Arial" w:cs="Arial"/>
          <w:i/>
          <w:sz w:val="24"/>
          <w:szCs w:val="24"/>
        </w:rPr>
        <w:t xml:space="preserve">A. </w:t>
      </w:r>
      <w:proofErr w:type="spellStart"/>
      <w:r w:rsidR="006D67DC" w:rsidRPr="006D67DC">
        <w:rPr>
          <w:rFonts w:ascii="Arial" w:hAnsi="Arial" w:cs="Arial"/>
          <w:i/>
          <w:sz w:val="24"/>
          <w:szCs w:val="24"/>
        </w:rPr>
        <w:t>triuncialis</w:t>
      </w:r>
      <w:proofErr w:type="spellEnd"/>
      <w:r w:rsidR="00FF59E0">
        <w:rPr>
          <w:rFonts w:ascii="Arial" w:hAnsi="Arial" w:cs="Arial"/>
          <w:sz w:val="24"/>
          <w:szCs w:val="24"/>
        </w:rPr>
        <w:t>.</w:t>
      </w:r>
    </w:p>
    <w:p w14:paraId="6E2D1F4E" w14:textId="3DAAE49F" w:rsidR="00395B2C" w:rsidRDefault="00395B2C" w:rsidP="00915510">
      <w:pPr>
        <w:pStyle w:val="ListParagraph"/>
        <w:numPr>
          <w:ilvl w:val="1"/>
          <w:numId w:val="1"/>
        </w:numPr>
        <w:rPr>
          <w:rFonts w:ascii="Arial" w:hAnsi="Arial" w:cs="Arial"/>
          <w:sz w:val="24"/>
          <w:szCs w:val="24"/>
        </w:rPr>
      </w:pPr>
      <w:r>
        <w:rPr>
          <w:rFonts w:ascii="Arial" w:hAnsi="Arial" w:cs="Arial"/>
          <w:sz w:val="24"/>
          <w:szCs w:val="24"/>
        </w:rPr>
        <w:t xml:space="preserve">Native dominated state assignments, on the other hand, were only present in seeding mixes that </w:t>
      </w:r>
      <w:r w:rsidR="00F84173">
        <w:rPr>
          <w:rFonts w:ascii="Arial" w:hAnsi="Arial" w:cs="Arial"/>
          <w:sz w:val="24"/>
          <w:szCs w:val="24"/>
        </w:rPr>
        <w:t xml:space="preserve">solely </w:t>
      </w:r>
      <w:r>
        <w:rPr>
          <w:rFonts w:ascii="Arial" w:hAnsi="Arial" w:cs="Arial"/>
          <w:sz w:val="24"/>
          <w:szCs w:val="24"/>
        </w:rPr>
        <w:t>contained native species (mixture 5).</w:t>
      </w:r>
    </w:p>
    <w:p w14:paraId="60118592" w14:textId="34B0990F" w:rsidR="007B22E1" w:rsidRDefault="007B22E1" w:rsidP="00915510">
      <w:pPr>
        <w:pStyle w:val="ListParagraph"/>
        <w:numPr>
          <w:ilvl w:val="1"/>
          <w:numId w:val="1"/>
        </w:numPr>
        <w:rPr>
          <w:rFonts w:ascii="Arial" w:hAnsi="Arial" w:cs="Arial"/>
          <w:sz w:val="24"/>
          <w:szCs w:val="24"/>
        </w:rPr>
      </w:pPr>
      <w:r>
        <w:rPr>
          <w:rFonts w:ascii="Arial" w:hAnsi="Arial" w:cs="Arial"/>
          <w:sz w:val="24"/>
          <w:szCs w:val="24"/>
        </w:rPr>
        <w:t xml:space="preserve">For plot-level detail in state assignments, see appendix 4. </w:t>
      </w:r>
    </w:p>
    <w:p w14:paraId="503EA016" w14:textId="443B39FB" w:rsidR="00DE6579" w:rsidRDefault="00DE6579" w:rsidP="00DE6579">
      <w:pPr>
        <w:pStyle w:val="ListParagraph"/>
        <w:numPr>
          <w:ilvl w:val="0"/>
          <w:numId w:val="1"/>
        </w:numPr>
        <w:rPr>
          <w:rFonts w:ascii="Arial" w:hAnsi="Arial" w:cs="Arial"/>
          <w:sz w:val="24"/>
          <w:szCs w:val="24"/>
          <w:u w:val="single"/>
        </w:rPr>
      </w:pPr>
      <w:r w:rsidRPr="00DE6579">
        <w:rPr>
          <w:rFonts w:ascii="Arial" w:hAnsi="Arial" w:cs="Arial"/>
          <w:sz w:val="24"/>
          <w:szCs w:val="24"/>
          <w:u w:val="single"/>
        </w:rPr>
        <w:t>Transitions</w:t>
      </w:r>
      <w:r>
        <w:rPr>
          <w:rFonts w:ascii="Arial" w:hAnsi="Arial" w:cs="Arial"/>
          <w:sz w:val="24"/>
          <w:szCs w:val="24"/>
          <w:u w:val="single"/>
        </w:rPr>
        <w:t>:</w:t>
      </w:r>
    </w:p>
    <w:p w14:paraId="2F2C1F70" w14:textId="6CF7595F" w:rsidR="00DE6579" w:rsidRPr="003F5DCE" w:rsidRDefault="00DE6579"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demonstrated </w:t>
      </w:r>
      <w:r w:rsidR="00BE0979">
        <w:rPr>
          <w:rFonts w:ascii="Arial" w:hAnsi="Arial" w:cs="Arial"/>
          <w:sz w:val="24"/>
          <w:szCs w:val="24"/>
        </w:rPr>
        <w:t>little stability</w:t>
      </w:r>
      <w:r w:rsidR="00A760F8">
        <w:rPr>
          <w:rFonts w:ascii="Arial" w:hAnsi="Arial" w:cs="Arial"/>
          <w:sz w:val="24"/>
          <w:szCs w:val="24"/>
        </w:rPr>
        <w:t xml:space="preserve"> in state assignment</w:t>
      </w:r>
      <w:r w:rsidR="00BE0979">
        <w:rPr>
          <w:rFonts w:ascii="Arial" w:hAnsi="Arial" w:cs="Arial"/>
          <w:sz w:val="24"/>
          <w:szCs w:val="24"/>
        </w:rPr>
        <w:t xml:space="preserve"> over the course of observation</w:t>
      </w:r>
      <w:r w:rsidR="00CC51A5">
        <w:rPr>
          <w:rFonts w:ascii="Arial" w:hAnsi="Arial" w:cs="Arial"/>
          <w:sz w:val="24"/>
          <w:szCs w:val="24"/>
        </w:rPr>
        <w:t xml:space="preserve">, though plots appeared to differ substantially </w:t>
      </w:r>
      <w:r w:rsidR="00E94358">
        <w:rPr>
          <w:rFonts w:ascii="Arial" w:hAnsi="Arial" w:cs="Arial"/>
          <w:sz w:val="24"/>
          <w:szCs w:val="24"/>
        </w:rPr>
        <w:t xml:space="preserve">in their </w:t>
      </w:r>
      <w:r w:rsidR="00251884">
        <w:rPr>
          <w:rFonts w:ascii="Arial" w:hAnsi="Arial" w:cs="Arial"/>
          <w:sz w:val="24"/>
          <w:szCs w:val="24"/>
        </w:rPr>
        <w:t xml:space="preserve">transition direction and frequency </w:t>
      </w:r>
      <w:r w:rsidR="006933FC">
        <w:rPr>
          <w:rFonts w:ascii="Arial" w:hAnsi="Arial" w:cs="Arial"/>
          <w:sz w:val="24"/>
          <w:szCs w:val="24"/>
        </w:rPr>
        <w:t>based on seeding mixture and experiment duration.</w:t>
      </w:r>
    </w:p>
    <w:p w14:paraId="32A5D844" w14:textId="55817027" w:rsidR="00645956" w:rsidRPr="00645956" w:rsidRDefault="003F5DCE" w:rsidP="00691E79">
      <w:pPr>
        <w:pStyle w:val="ListParagraph"/>
        <w:numPr>
          <w:ilvl w:val="1"/>
          <w:numId w:val="1"/>
        </w:numPr>
        <w:rPr>
          <w:rFonts w:ascii="Arial" w:hAnsi="Arial" w:cs="Arial"/>
          <w:sz w:val="24"/>
          <w:szCs w:val="24"/>
          <w:u w:val="single"/>
        </w:rPr>
      </w:pPr>
      <w:r>
        <w:rPr>
          <w:rFonts w:ascii="Arial" w:hAnsi="Arial" w:cs="Arial"/>
          <w:sz w:val="24"/>
          <w:szCs w:val="24"/>
        </w:rPr>
        <w:t xml:space="preserve">In particular, </w:t>
      </w:r>
      <w:r w:rsidR="00416568">
        <w:rPr>
          <w:rFonts w:ascii="Arial" w:hAnsi="Arial" w:cs="Arial"/>
          <w:sz w:val="24"/>
          <w:szCs w:val="24"/>
        </w:rPr>
        <w:t xml:space="preserve">the frequency of </w:t>
      </w:r>
      <w:r>
        <w:rPr>
          <w:rFonts w:ascii="Arial" w:hAnsi="Arial" w:cs="Arial"/>
          <w:sz w:val="24"/>
          <w:szCs w:val="24"/>
        </w:rPr>
        <w:t>communities given a state 2 assignment (</w:t>
      </w:r>
      <w:r w:rsidRPr="003F5DCE">
        <w:rPr>
          <w:rFonts w:ascii="Arial" w:hAnsi="Arial" w:cs="Arial"/>
          <w:i/>
          <w:sz w:val="24"/>
          <w:szCs w:val="24"/>
        </w:rPr>
        <w:t xml:space="preserve">F. perennis – B. </w:t>
      </w:r>
      <w:proofErr w:type="spellStart"/>
      <w:r w:rsidRPr="003F5DCE">
        <w:rPr>
          <w:rFonts w:ascii="Arial" w:hAnsi="Arial" w:cs="Arial"/>
          <w:i/>
          <w:sz w:val="24"/>
          <w:szCs w:val="24"/>
        </w:rPr>
        <w:t>hordeaceous</w:t>
      </w:r>
      <w:proofErr w:type="spellEnd"/>
      <w:r>
        <w:rPr>
          <w:rFonts w:ascii="Arial" w:hAnsi="Arial" w:cs="Arial"/>
          <w:sz w:val="24"/>
          <w:szCs w:val="24"/>
        </w:rPr>
        <w:t>)</w:t>
      </w:r>
      <w:r w:rsidR="00416568">
        <w:rPr>
          <w:rFonts w:ascii="Arial" w:hAnsi="Arial" w:cs="Arial"/>
          <w:sz w:val="24"/>
          <w:szCs w:val="24"/>
        </w:rPr>
        <w:t xml:space="preserve"> dropped precipitously following the first year, often transitioning to an invasive dominated assignment in </w:t>
      </w:r>
      <w:r w:rsidR="0067092F">
        <w:rPr>
          <w:rFonts w:ascii="Arial" w:hAnsi="Arial" w:cs="Arial"/>
          <w:sz w:val="24"/>
          <w:szCs w:val="24"/>
        </w:rPr>
        <w:t>the 2</w:t>
      </w:r>
      <w:r w:rsidR="0067092F" w:rsidRPr="0067092F">
        <w:rPr>
          <w:rFonts w:ascii="Arial" w:hAnsi="Arial" w:cs="Arial"/>
          <w:sz w:val="24"/>
          <w:szCs w:val="24"/>
          <w:vertAlign w:val="superscript"/>
        </w:rPr>
        <w:t>nd</w:t>
      </w:r>
      <w:r w:rsidR="0067092F">
        <w:rPr>
          <w:rFonts w:ascii="Arial" w:hAnsi="Arial" w:cs="Arial"/>
          <w:sz w:val="24"/>
          <w:szCs w:val="24"/>
        </w:rPr>
        <w:t xml:space="preserve"> through 5</w:t>
      </w:r>
      <w:r w:rsidR="0067092F" w:rsidRPr="0067092F">
        <w:rPr>
          <w:rFonts w:ascii="Arial" w:hAnsi="Arial" w:cs="Arial"/>
          <w:sz w:val="24"/>
          <w:szCs w:val="24"/>
          <w:vertAlign w:val="superscript"/>
        </w:rPr>
        <w:t>th</w:t>
      </w:r>
      <w:r w:rsidR="0067092F">
        <w:rPr>
          <w:rFonts w:ascii="Arial" w:hAnsi="Arial" w:cs="Arial"/>
          <w:sz w:val="24"/>
          <w:szCs w:val="24"/>
        </w:rPr>
        <w:t xml:space="preserve"> years of the study</w:t>
      </w:r>
      <w:r w:rsidR="00416568">
        <w:rPr>
          <w:rFonts w:ascii="Arial" w:hAnsi="Arial" w:cs="Arial"/>
          <w:sz w:val="24"/>
          <w:szCs w:val="24"/>
        </w:rPr>
        <w:t>, or a fourth assignment (</w:t>
      </w:r>
      <w:r w:rsidR="00416568" w:rsidRPr="00416568">
        <w:rPr>
          <w:rFonts w:ascii="Arial" w:hAnsi="Arial" w:cs="Arial"/>
          <w:i/>
          <w:sz w:val="24"/>
          <w:szCs w:val="24"/>
        </w:rPr>
        <w:t xml:space="preserve">A. </w:t>
      </w:r>
      <w:proofErr w:type="spellStart"/>
      <w:r w:rsidR="00416568" w:rsidRPr="00416568">
        <w:rPr>
          <w:rFonts w:ascii="Arial" w:hAnsi="Arial" w:cs="Arial"/>
          <w:i/>
          <w:sz w:val="24"/>
          <w:szCs w:val="24"/>
        </w:rPr>
        <w:t>fatua</w:t>
      </w:r>
      <w:proofErr w:type="spellEnd"/>
      <w:r w:rsidR="00416568" w:rsidRPr="00416568">
        <w:rPr>
          <w:rFonts w:ascii="Arial" w:hAnsi="Arial" w:cs="Arial"/>
          <w:i/>
          <w:sz w:val="24"/>
          <w:szCs w:val="24"/>
        </w:rPr>
        <w:t xml:space="preserve"> – B. </w:t>
      </w:r>
      <w:proofErr w:type="spellStart"/>
      <w:r w:rsidR="00416568" w:rsidRPr="00416568">
        <w:rPr>
          <w:rFonts w:ascii="Arial" w:hAnsi="Arial" w:cs="Arial"/>
          <w:i/>
          <w:sz w:val="24"/>
          <w:szCs w:val="24"/>
        </w:rPr>
        <w:t>diandrus</w:t>
      </w:r>
      <w:proofErr w:type="spellEnd"/>
      <w:r w:rsidR="00416568">
        <w:rPr>
          <w:rFonts w:ascii="Arial" w:hAnsi="Arial" w:cs="Arial"/>
          <w:sz w:val="24"/>
          <w:szCs w:val="24"/>
        </w:rPr>
        <w:t>)</w:t>
      </w:r>
      <w:r w:rsidR="00416568">
        <w:rPr>
          <w:rFonts w:ascii="Arial" w:hAnsi="Arial" w:cs="Arial"/>
          <w:i/>
          <w:sz w:val="24"/>
          <w:szCs w:val="24"/>
        </w:rPr>
        <w:t xml:space="preserve"> </w:t>
      </w:r>
      <w:r w:rsidR="00416568">
        <w:rPr>
          <w:rFonts w:ascii="Arial" w:hAnsi="Arial" w:cs="Arial"/>
          <w:sz w:val="24"/>
          <w:szCs w:val="24"/>
        </w:rPr>
        <w:t>that became more common in the 7</w:t>
      </w:r>
      <w:r w:rsidR="00416568" w:rsidRPr="00416568">
        <w:rPr>
          <w:rFonts w:ascii="Arial" w:hAnsi="Arial" w:cs="Arial"/>
          <w:sz w:val="24"/>
          <w:szCs w:val="24"/>
          <w:vertAlign w:val="superscript"/>
        </w:rPr>
        <w:t>th</w:t>
      </w:r>
      <w:r w:rsidR="00416568">
        <w:rPr>
          <w:rFonts w:ascii="Arial" w:hAnsi="Arial" w:cs="Arial"/>
          <w:sz w:val="24"/>
          <w:szCs w:val="24"/>
        </w:rPr>
        <w:t xml:space="preserve"> and 8</w:t>
      </w:r>
      <w:r w:rsidR="00416568" w:rsidRPr="00416568">
        <w:rPr>
          <w:rFonts w:ascii="Arial" w:hAnsi="Arial" w:cs="Arial"/>
          <w:sz w:val="24"/>
          <w:szCs w:val="24"/>
          <w:vertAlign w:val="superscript"/>
        </w:rPr>
        <w:t>th</w:t>
      </w:r>
      <w:r w:rsidR="00416568">
        <w:rPr>
          <w:rFonts w:ascii="Arial" w:hAnsi="Arial" w:cs="Arial"/>
          <w:sz w:val="24"/>
          <w:szCs w:val="24"/>
        </w:rPr>
        <w:t xml:space="preserve"> years of observation.</w:t>
      </w:r>
      <w:r w:rsidR="00E1676A">
        <w:rPr>
          <w:rFonts w:ascii="Arial" w:hAnsi="Arial" w:cs="Arial"/>
          <w:sz w:val="24"/>
          <w:szCs w:val="24"/>
        </w:rPr>
        <w:t xml:space="preserve"> Given the presence of a moderate wet period (</w:t>
      </w:r>
      <w:r w:rsidR="00D970D4">
        <w:rPr>
          <w:rFonts w:ascii="Arial" w:hAnsi="Arial" w:cs="Arial"/>
          <w:sz w:val="24"/>
          <w:szCs w:val="24"/>
        </w:rPr>
        <w:t>2009 - 2011</w:t>
      </w:r>
      <w:r w:rsidR="00E1676A">
        <w:rPr>
          <w:rFonts w:ascii="Arial" w:hAnsi="Arial" w:cs="Arial"/>
          <w:sz w:val="24"/>
          <w:szCs w:val="24"/>
        </w:rPr>
        <w:t>) and a historic drought (</w:t>
      </w:r>
      <w:r w:rsidR="00D970D4">
        <w:rPr>
          <w:rFonts w:ascii="Arial" w:hAnsi="Arial" w:cs="Arial"/>
          <w:sz w:val="24"/>
          <w:szCs w:val="24"/>
        </w:rPr>
        <w:t>2012 - 2016</w:t>
      </w:r>
      <w:r w:rsidR="00E1676A">
        <w:rPr>
          <w:rFonts w:ascii="Arial" w:hAnsi="Arial" w:cs="Arial"/>
          <w:sz w:val="24"/>
          <w:szCs w:val="24"/>
        </w:rPr>
        <w:t xml:space="preserve">), changes in assignment frequency </w:t>
      </w:r>
      <w:r w:rsidR="00BE0A97">
        <w:rPr>
          <w:rFonts w:ascii="Arial" w:hAnsi="Arial" w:cs="Arial"/>
          <w:sz w:val="24"/>
          <w:szCs w:val="24"/>
        </w:rPr>
        <w:t>imply a relationship between community performance and environmental conditions.</w:t>
      </w:r>
    </w:p>
    <w:p w14:paraId="1E88E84B" w14:textId="388384F6" w:rsidR="00E004B2" w:rsidRPr="00645956" w:rsidRDefault="00645956" w:rsidP="00645956">
      <w:pPr>
        <w:ind w:left="1080"/>
        <w:rPr>
          <w:rFonts w:ascii="Arial" w:hAnsi="Arial" w:cs="Arial"/>
          <w:sz w:val="24"/>
          <w:szCs w:val="24"/>
          <w:u w:val="single"/>
        </w:rPr>
      </w:pPr>
      <w:r>
        <w:rPr>
          <w:noProof/>
        </w:rPr>
        <w:lastRenderedPageBreak/>
        <w:drawing>
          <wp:inline distT="0" distB="0" distL="0" distR="0" wp14:anchorId="00E8F017" wp14:editId="2CC9105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7250"/>
                    </a:xfrm>
                    <a:prstGeom prst="rect">
                      <a:avLst/>
                    </a:prstGeom>
                  </pic:spPr>
                </pic:pic>
              </a:graphicData>
            </a:graphic>
          </wp:inline>
        </w:drawing>
      </w:r>
    </w:p>
    <w:p w14:paraId="3AB7E5FC" w14:textId="77777777" w:rsidR="00892526" w:rsidRDefault="00892526" w:rsidP="00892526">
      <w:pPr>
        <w:pStyle w:val="ListParagraph"/>
        <w:rPr>
          <w:rFonts w:ascii="Arial" w:hAnsi="Arial" w:cs="Arial"/>
          <w:b/>
          <w:sz w:val="24"/>
          <w:szCs w:val="24"/>
        </w:rPr>
      </w:pPr>
    </w:p>
    <w:p w14:paraId="30072407" w14:textId="79C10E01"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Transition frequency table</w:t>
      </w:r>
    </w:p>
    <w:p w14:paraId="2F2FB880" w14:textId="401AD5BA" w:rsidR="003421AB" w:rsidRPr="003421AB" w:rsidRDefault="003421AB" w:rsidP="003421AB">
      <w:pPr>
        <w:pStyle w:val="ListParagraph"/>
        <w:numPr>
          <w:ilvl w:val="0"/>
          <w:numId w:val="1"/>
        </w:numPr>
        <w:rPr>
          <w:rFonts w:ascii="Arial" w:hAnsi="Arial" w:cs="Arial"/>
          <w:sz w:val="24"/>
          <w:szCs w:val="24"/>
        </w:rPr>
      </w:pPr>
      <w:r>
        <w:rPr>
          <w:rFonts w:ascii="Arial" w:hAnsi="Arial" w:cs="Arial"/>
          <w:sz w:val="24"/>
          <w:szCs w:val="24"/>
        </w:rPr>
        <w:t xml:space="preserve">The following </w:t>
      </w:r>
      <w:r w:rsidR="00C212BB">
        <w:rPr>
          <w:rFonts w:ascii="Arial" w:hAnsi="Arial" w:cs="Arial"/>
          <w:sz w:val="24"/>
          <w:szCs w:val="24"/>
        </w:rPr>
        <w:t>table shows the total number of transitions observed over the 10 years of sampling encompassed in this dataset (n = 554). Entries along the matrix diagonal represent communities which retained their previously identified state in a following year’s observation, while off-diagonal entries represent communities which have experienced a transition.</w:t>
      </w:r>
      <w:r w:rsidR="00BA75FD">
        <w:rPr>
          <w:rFonts w:ascii="Arial" w:hAnsi="Arial" w:cs="Arial"/>
          <w:sz w:val="24"/>
          <w:szCs w:val="24"/>
        </w:rPr>
        <w:t xml:space="preserve"> </w:t>
      </w:r>
    </w:p>
    <w:p w14:paraId="3BB23A8B" w14:textId="6F99D688" w:rsidR="002D13FF" w:rsidRDefault="00C212BB" w:rsidP="005F2923">
      <w:pPr>
        <w:pStyle w:val="ListParagraph"/>
        <w:numPr>
          <w:ilvl w:val="0"/>
          <w:numId w:val="1"/>
        </w:numPr>
        <w:rPr>
          <w:ins w:id="24" w:author="Valerie Eviner" w:date="2019-01-14T18:28:00Z"/>
          <w:rFonts w:ascii="Arial" w:hAnsi="Arial" w:cs="Arial"/>
          <w:sz w:val="24"/>
          <w:szCs w:val="24"/>
        </w:rPr>
      </w:pPr>
      <w:r>
        <w:rPr>
          <w:rFonts w:ascii="Arial" w:hAnsi="Arial" w:cs="Arial"/>
          <w:sz w:val="24"/>
          <w:szCs w:val="24"/>
        </w:rPr>
        <w:t>Interestingly, t</w:t>
      </w:r>
      <w:r w:rsidR="006568C6" w:rsidRPr="006568C6">
        <w:rPr>
          <w:rFonts w:ascii="Arial" w:hAnsi="Arial" w:cs="Arial"/>
          <w:sz w:val="24"/>
          <w:szCs w:val="24"/>
        </w:rPr>
        <w:t xml:space="preserve">ransitions </w:t>
      </w:r>
      <w:r w:rsidR="006568C6">
        <w:rPr>
          <w:rFonts w:ascii="Arial" w:hAnsi="Arial" w:cs="Arial"/>
          <w:sz w:val="24"/>
          <w:szCs w:val="24"/>
        </w:rPr>
        <w:t>appear to be frequent and widely distributed in this dataset</w:t>
      </w:r>
      <w:r w:rsidR="00B5271B">
        <w:rPr>
          <w:rFonts w:ascii="Arial" w:hAnsi="Arial" w:cs="Arial"/>
          <w:sz w:val="24"/>
          <w:szCs w:val="24"/>
        </w:rPr>
        <w:t xml:space="preserve">. </w:t>
      </w:r>
      <w:r w:rsidR="000764EA">
        <w:rPr>
          <w:rFonts w:ascii="Arial" w:hAnsi="Arial" w:cs="Arial"/>
          <w:sz w:val="24"/>
          <w:szCs w:val="24"/>
        </w:rPr>
        <w:t>All possible transitions occurred, but some appear more common than others</w:t>
      </w:r>
      <w:r w:rsidR="009453C4">
        <w:rPr>
          <w:rFonts w:ascii="Arial" w:hAnsi="Arial" w:cs="Arial"/>
          <w:sz w:val="24"/>
          <w:szCs w:val="24"/>
        </w:rPr>
        <w:t xml:space="preserve"> – natives</w:t>
      </w:r>
      <w:r>
        <w:rPr>
          <w:rFonts w:ascii="Arial" w:hAnsi="Arial" w:cs="Arial"/>
          <w:sz w:val="24"/>
          <w:szCs w:val="24"/>
        </w:rPr>
        <w:t xml:space="preserve"> (cluster 1)</w:t>
      </w:r>
      <w:r w:rsidR="009453C4">
        <w:rPr>
          <w:rFonts w:ascii="Arial" w:hAnsi="Arial" w:cs="Arial"/>
          <w:sz w:val="24"/>
          <w:szCs w:val="24"/>
        </w:rPr>
        <w:t xml:space="preserve"> appear to have rarely transitioned to </w:t>
      </w:r>
      <w:r>
        <w:rPr>
          <w:rFonts w:ascii="Arial" w:hAnsi="Arial" w:cs="Arial"/>
          <w:sz w:val="24"/>
          <w:szCs w:val="24"/>
        </w:rPr>
        <w:t xml:space="preserve">cluster </w:t>
      </w:r>
      <w:r w:rsidR="009453C4">
        <w:rPr>
          <w:rFonts w:ascii="Arial" w:hAnsi="Arial" w:cs="Arial"/>
          <w:sz w:val="24"/>
          <w:szCs w:val="24"/>
        </w:rPr>
        <w:t xml:space="preserve">2 </w:t>
      </w:r>
      <w:commentRangeStart w:id="25"/>
      <w:r w:rsidR="009453C4">
        <w:rPr>
          <w:rFonts w:ascii="Arial" w:hAnsi="Arial" w:cs="Arial"/>
          <w:sz w:val="24"/>
          <w:szCs w:val="24"/>
        </w:rPr>
        <w:t>or</w:t>
      </w:r>
      <w:commentRangeEnd w:id="25"/>
      <w:r w:rsidR="008E75F5">
        <w:rPr>
          <w:rStyle w:val="CommentReference"/>
        </w:rPr>
        <w:commentReference w:id="25"/>
      </w:r>
      <w:r w:rsidR="009453C4">
        <w:rPr>
          <w:rFonts w:ascii="Arial" w:hAnsi="Arial" w:cs="Arial"/>
          <w:sz w:val="24"/>
          <w:szCs w:val="24"/>
        </w:rPr>
        <w:t xml:space="preserve"> 3</w:t>
      </w:r>
      <w:r w:rsidR="005810C0">
        <w:rPr>
          <w:rFonts w:ascii="Arial" w:hAnsi="Arial" w:cs="Arial"/>
          <w:sz w:val="24"/>
          <w:szCs w:val="24"/>
        </w:rPr>
        <w:t xml:space="preserve">, for </w:t>
      </w:r>
      <w:commentRangeStart w:id="26"/>
      <w:commentRangeStart w:id="27"/>
      <w:r w:rsidR="005810C0">
        <w:rPr>
          <w:rFonts w:ascii="Arial" w:hAnsi="Arial" w:cs="Arial"/>
          <w:sz w:val="24"/>
          <w:szCs w:val="24"/>
        </w:rPr>
        <w:t>example</w:t>
      </w:r>
      <w:commentRangeEnd w:id="26"/>
      <w:r w:rsidR="00DF309F">
        <w:rPr>
          <w:rStyle w:val="CommentReference"/>
        </w:rPr>
        <w:commentReference w:id="26"/>
      </w:r>
      <w:commentRangeEnd w:id="27"/>
      <w:r w:rsidR="00C71577">
        <w:rPr>
          <w:rStyle w:val="CommentReference"/>
        </w:rPr>
        <w:commentReference w:id="27"/>
      </w:r>
      <w:r w:rsidR="005810C0">
        <w:rPr>
          <w:rFonts w:ascii="Arial" w:hAnsi="Arial" w:cs="Arial"/>
          <w:sz w:val="24"/>
          <w:szCs w:val="24"/>
        </w:rPr>
        <w:t>.</w:t>
      </w:r>
    </w:p>
    <w:p w14:paraId="7BC8163D" w14:textId="3D99A8EE" w:rsidR="00FB3CE5" w:rsidRPr="005F2923" w:rsidRDefault="00FB3CE5">
      <w:pPr>
        <w:pStyle w:val="ListParagraph"/>
        <w:numPr>
          <w:ilvl w:val="1"/>
          <w:numId w:val="1"/>
        </w:numPr>
        <w:rPr>
          <w:rFonts w:ascii="Arial" w:hAnsi="Arial" w:cs="Arial"/>
          <w:sz w:val="24"/>
          <w:szCs w:val="24"/>
        </w:rPr>
        <w:pPrChange w:id="28" w:author="Valerie Eviner" w:date="2019-01-14T18:28:00Z">
          <w:pPr>
            <w:pStyle w:val="ListParagraph"/>
            <w:numPr>
              <w:numId w:val="1"/>
            </w:numPr>
            <w:ind w:hanging="360"/>
          </w:pPr>
        </w:pPrChange>
      </w:pPr>
      <w:ins w:id="29" w:author="Valerie Eviner" w:date="2019-01-14T18:28:00Z">
        <w:r>
          <w:rPr>
            <w:rFonts w:ascii="Arial" w:hAnsi="Arial" w:cs="Arial"/>
            <w:sz w:val="24"/>
            <w:szCs w:val="24"/>
          </w:rPr>
          <w:t>Most transitioning happens from cluster 4 (with similar shift to all 3 other clusters)</w:t>
        </w:r>
      </w:ins>
    </w:p>
    <w:p w14:paraId="7BD17A71" w14:textId="4CC20125" w:rsidR="001C1EB9" w:rsidRDefault="001C1EB9" w:rsidP="00C629B6">
      <w:pPr>
        <w:pStyle w:val="ListParagraph"/>
        <w:rPr>
          <w:rFonts w:ascii="Arial" w:hAnsi="Arial" w:cs="Arial"/>
          <w:b/>
          <w:sz w:val="24"/>
          <w:szCs w:val="24"/>
        </w:rPr>
      </w:pPr>
    </w:p>
    <w:p w14:paraId="7B0A8A0B" w14:textId="6E83B7C8" w:rsidR="00535722" w:rsidRDefault="00EC1DF2" w:rsidP="00C629B6">
      <w:pPr>
        <w:pStyle w:val="ListParagraph"/>
        <w:rPr>
          <w:rFonts w:ascii="Arial" w:hAnsi="Arial" w:cs="Arial"/>
          <w:b/>
          <w:sz w:val="24"/>
          <w:szCs w:val="24"/>
        </w:rPr>
      </w:pPr>
      <w:commentRangeStart w:id="30"/>
      <w:commentRangeEnd w:id="30"/>
      <w:r>
        <w:rPr>
          <w:rStyle w:val="CommentReference"/>
        </w:rPr>
        <w:commentReference w:id="30"/>
      </w:r>
      <w:r w:rsidR="00BE2528" w:rsidRPr="00BE2528">
        <w:rPr>
          <w:noProof/>
        </w:rPr>
        <w:drawing>
          <wp:inline distT="0" distB="0" distL="0" distR="0" wp14:anchorId="29C440CB" wp14:editId="7C629F3C">
            <wp:extent cx="3359150" cy="1638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150" cy="1638935"/>
                    </a:xfrm>
                    <a:prstGeom prst="rect">
                      <a:avLst/>
                    </a:prstGeom>
                    <a:noFill/>
                    <a:ln>
                      <a:noFill/>
                    </a:ln>
                  </pic:spPr>
                </pic:pic>
              </a:graphicData>
            </a:graphic>
          </wp:inline>
        </w:drawing>
      </w:r>
    </w:p>
    <w:p w14:paraId="4E35CFDD" w14:textId="47695F1B" w:rsidR="00E20587" w:rsidRDefault="00E20587" w:rsidP="00C629B6">
      <w:pPr>
        <w:pStyle w:val="ListParagraph"/>
        <w:rPr>
          <w:rFonts w:ascii="Arial" w:hAnsi="Arial" w:cs="Arial"/>
          <w:b/>
          <w:sz w:val="24"/>
          <w:szCs w:val="24"/>
        </w:rPr>
      </w:pPr>
    </w:p>
    <w:p w14:paraId="45211C76" w14:textId="102765C4" w:rsidR="00176F03" w:rsidRDefault="003030AD" w:rsidP="003030AD">
      <w:pPr>
        <w:pStyle w:val="ListParagraph"/>
        <w:numPr>
          <w:ilvl w:val="0"/>
          <w:numId w:val="8"/>
        </w:numPr>
        <w:rPr>
          <w:rFonts w:ascii="Arial" w:hAnsi="Arial" w:cs="Arial"/>
          <w:b/>
          <w:sz w:val="24"/>
          <w:szCs w:val="24"/>
        </w:rPr>
      </w:pPr>
      <w:r>
        <w:rPr>
          <w:rFonts w:ascii="Arial" w:hAnsi="Arial" w:cs="Arial"/>
          <w:b/>
          <w:sz w:val="24"/>
          <w:szCs w:val="24"/>
        </w:rPr>
        <w:lastRenderedPageBreak/>
        <w:t>Transition Probability Diagram</w:t>
      </w:r>
    </w:p>
    <w:p w14:paraId="5277DD3B" w14:textId="262D33A8" w:rsidR="003030AD" w:rsidRDefault="002E2913" w:rsidP="003030AD">
      <w:pPr>
        <w:pStyle w:val="ListParagraph"/>
        <w:rPr>
          <w:rFonts w:ascii="Arial" w:hAnsi="Arial" w:cs="Arial"/>
          <w:sz w:val="24"/>
          <w:szCs w:val="24"/>
        </w:rPr>
      </w:pPr>
      <w:r>
        <w:rPr>
          <w:rFonts w:ascii="Arial" w:hAnsi="Arial" w:cs="Arial"/>
          <w:sz w:val="24"/>
          <w:szCs w:val="24"/>
        </w:rPr>
        <w:t xml:space="preserve">Directed graph demonstrating average probability of an observation retaining its state assignment in the following year (values within circles) or transitioning to another state assignment (labelled arrows) across all observations from 2007 – 2018. State diameter and arrow width are scaled by the probability of stability, or transition, respectively. </w:t>
      </w:r>
    </w:p>
    <w:p w14:paraId="2F237F30" w14:textId="7FD30F07" w:rsidR="002E2913" w:rsidRPr="007B7774" w:rsidRDefault="002E2913" w:rsidP="003030AD">
      <w:pPr>
        <w:pStyle w:val="ListParagraph"/>
        <w:rPr>
          <w:rFonts w:ascii="Arial" w:hAnsi="Arial" w:cs="Arial"/>
          <w:color w:val="0070C0"/>
          <w:sz w:val="24"/>
          <w:szCs w:val="24"/>
        </w:rPr>
      </w:pPr>
    </w:p>
    <w:p w14:paraId="5EF48164" w14:textId="6E504766" w:rsidR="002E2913" w:rsidRPr="007B7774" w:rsidRDefault="002E2913" w:rsidP="003030AD">
      <w:pPr>
        <w:pStyle w:val="ListParagraph"/>
        <w:rPr>
          <w:rFonts w:ascii="Arial" w:hAnsi="Arial" w:cs="Arial"/>
          <w:i/>
          <w:color w:val="0070C0"/>
          <w:sz w:val="24"/>
          <w:szCs w:val="24"/>
        </w:rPr>
      </w:pPr>
      <w:r w:rsidRPr="007B7774">
        <w:rPr>
          <w:rFonts w:ascii="Arial" w:hAnsi="Arial" w:cs="Arial"/>
          <w:i/>
          <w:color w:val="0070C0"/>
          <w:sz w:val="24"/>
          <w:szCs w:val="24"/>
        </w:rPr>
        <w:t xml:space="preserve">I though this figure would do a better job demonstrating some evidence of the “flip-flopping” that was missing from other attempts to discuss these results. </w:t>
      </w:r>
      <w:proofErr w:type="gramStart"/>
      <w:r w:rsidRPr="007B7774">
        <w:rPr>
          <w:rFonts w:ascii="Arial" w:hAnsi="Arial" w:cs="Arial"/>
          <w:i/>
          <w:color w:val="0070C0"/>
          <w:sz w:val="24"/>
          <w:szCs w:val="24"/>
        </w:rPr>
        <w:t>As a way to</w:t>
      </w:r>
      <w:proofErr w:type="gramEnd"/>
      <w:r w:rsidRPr="007B7774">
        <w:rPr>
          <w:rFonts w:ascii="Arial" w:hAnsi="Arial" w:cs="Arial"/>
          <w:i/>
          <w:color w:val="0070C0"/>
          <w:sz w:val="24"/>
          <w:szCs w:val="24"/>
        </w:rPr>
        <w:t xml:space="preserve"> tell the story, I thought this figure would be a natural extension of the raw data on the relative frequency of different state assignments over time, that can be followed-up by an analysis of what causes these transitions, or whether they are purely random. The program I used to generate this directed graph distributes the circles somewhat randomly, so if any overlaps in labels make things difficult to follow (I see this in the middle), I can create a set of candidate figures and select the best one. Waited to do this until confirmation that other things about the figure do not need to be changed, however.</w:t>
      </w:r>
    </w:p>
    <w:p w14:paraId="18CFFF6E" w14:textId="7E86DDAC" w:rsidR="002E2913" w:rsidRDefault="002E2913" w:rsidP="003030AD">
      <w:pPr>
        <w:pStyle w:val="ListParagraph"/>
        <w:rPr>
          <w:rFonts w:ascii="Arial" w:hAnsi="Arial" w:cs="Arial"/>
          <w:i/>
          <w:sz w:val="24"/>
          <w:szCs w:val="24"/>
        </w:rPr>
      </w:pPr>
    </w:p>
    <w:p w14:paraId="16F310F7" w14:textId="17B8F2D4" w:rsidR="002E2913" w:rsidRDefault="00F2746E" w:rsidP="003030AD">
      <w:pPr>
        <w:pStyle w:val="ListParagraph"/>
        <w:rPr>
          <w:rFonts w:ascii="Arial" w:hAnsi="Arial" w:cs="Arial"/>
          <w:sz w:val="24"/>
          <w:szCs w:val="24"/>
        </w:rPr>
      </w:pPr>
      <w:r>
        <w:rPr>
          <w:rFonts w:ascii="Arial" w:hAnsi="Arial" w:cs="Arial"/>
          <w:sz w:val="24"/>
          <w:szCs w:val="24"/>
        </w:rPr>
        <w:t xml:space="preserve">This figure suggests </w:t>
      </w:r>
      <w:r w:rsidR="00D24647">
        <w:rPr>
          <w:rFonts w:ascii="Arial" w:hAnsi="Arial" w:cs="Arial"/>
          <w:sz w:val="24"/>
          <w:szCs w:val="24"/>
        </w:rPr>
        <w:t xml:space="preserve">that there is little evidence for convergence of plant communities to a single community type over the course of our observation, consistent with notions of non-equilibrium in this system. Three community types (E. </w:t>
      </w:r>
      <w:proofErr w:type="spellStart"/>
      <w:r w:rsidR="00D24647">
        <w:rPr>
          <w:rFonts w:ascii="Arial" w:hAnsi="Arial" w:cs="Arial"/>
          <w:sz w:val="24"/>
          <w:szCs w:val="24"/>
        </w:rPr>
        <w:t>glaucus</w:t>
      </w:r>
      <w:proofErr w:type="spellEnd"/>
      <w:r w:rsidR="00D24647">
        <w:rPr>
          <w:rFonts w:ascii="Arial" w:hAnsi="Arial" w:cs="Arial"/>
          <w:sz w:val="24"/>
          <w:szCs w:val="24"/>
        </w:rPr>
        <w:t xml:space="preserve"> – S. pulchra, E. caput-medusae – A. </w:t>
      </w:r>
      <w:proofErr w:type="spellStart"/>
      <w:r w:rsidR="00D24647">
        <w:rPr>
          <w:rFonts w:ascii="Arial" w:hAnsi="Arial" w:cs="Arial"/>
          <w:sz w:val="24"/>
          <w:szCs w:val="24"/>
        </w:rPr>
        <w:t>triuncialis</w:t>
      </w:r>
      <w:proofErr w:type="spellEnd"/>
      <w:r w:rsidR="00D24647">
        <w:rPr>
          <w:rFonts w:ascii="Arial" w:hAnsi="Arial" w:cs="Arial"/>
          <w:sz w:val="24"/>
          <w:szCs w:val="24"/>
        </w:rPr>
        <w:t xml:space="preserve">, and A. </w:t>
      </w:r>
      <w:proofErr w:type="spellStart"/>
      <w:r w:rsidR="00D24647">
        <w:rPr>
          <w:rFonts w:ascii="Arial" w:hAnsi="Arial" w:cs="Arial"/>
          <w:sz w:val="24"/>
          <w:szCs w:val="24"/>
        </w:rPr>
        <w:t>fatua</w:t>
      </w:r>
      <w:proofErr w:type="spellEnd"/>
      <w:r w:rsidR="00D24647">
        <w:rPr>
          <w:rFonts w:ascii="Arial" w:hAnsi="Arial" w:cs="Arial"/>
          <w:sz w:val="24"/>
          <w:szCs w:val="24"/>
        </w:rPr>
        <w:t xml:space="preserve"> – B. </w:t>
      </w:r>
      <w:proofErr w:type="spellStart"/>
      <w:r w:rsidR="00D24647">
        <w:rPr>
          <w:rFonts w:ascii="Arial" w:hAnsi="Arial" w:cs="Arial"/>
          <w:sz w:val="24"/>
          <w:szCs w:val="24"/>
        </w:rPr>
        <w:t>diandrus</w:t>
      </w:r>
      <w:proofErr w:type="spellEnd"/>
      <w:r w:rsidR="00D24647">
        <w:rPr>
          <w:rFonts w:ascii="Arial" w:hAnsi="Arial" w:cs="Arial"/>
          <w:sz w:val="24"/>
          <w:szCs w:val="24"/>
        </w:rPr>
        <w:t xml:space="preserve">) all exhibit relatively similar stability, while the fourth, F. perennis – B. </w:t>
      </w:r>
      <w:proofErr w:type="spellStart"/>
      <w:r w:rsidR="00D24647">
        <w:rPr>
          <w:rFonts w:ascii="Arial" w:hAnsi="Arial" w:cs="Arial"/>
          <w:sz w:val="24"/>
          <w:szCs w:val="24"/>
        </w:rPr>
        <w:t>hordeacous</w:t>
      </w:r>
      <w:proofErr w:type="spellEnd"/>
      <w:r w:rsidR="00D24647">
        <w:rPr>
          <w:rFonts w:ascii="Arial" w:hAnsi="Arial" w:cs="Arial"/>
          <w:sz w:val="24"/>
          <w:szCs w:val="24"/>
        </w:rPr>
        <w:t>, was quicker to change its state assignment.</w:t>
      </w:r>
    </w:p>
    <w:p w14:paraId="57A1CD5F" w14:textId="7550A9CC" w:rsidR="00D24647" w:rsidRDefault="00D24647" w:rsidP="003030AD">
      <w:pPr>
        <w:pStyle w:val="ListParagraph"/>
        <w:rPr>
          <w:rFonts w:ascii="Arial" w:hAnsi="Arial" w:cs="Arial"/>
          <w:sz w:val="24"/>
          <w:szCs w:val="24"/>
        </w:rPr>
      </w:pPr>
    </w:p>
    <w:p w14:paraId="051A2BC6" w14:textId="307262BB" w:rsidR="00176F03" w:rsidRDefault="00D24647" w:rsidP="002A45F7">
      <w:pPr>
        <w:pStyle w:val="ListParagraph"/>
        <w:rPr>
          <w:rFonts w:ascii="Arial" w:hAnsi="Arial" w:cs="Arial"/>
          <w:sz w:val="24"/>
          <w:szCs w:val="24"/>
        </w:rPr>
      </w:pPr>
      <w:r>
        <w:rPr>
          <w:rFonts w:ascii="Arial" w:hAnsi="Arial" w:cs="Arial"/>
          <w:sz w:val="24"/>
          <w:szCs w:val="24"/>
        </w:rPr>
        <w:t xml:space="preserve">However, the </w:t>
      </w:r>
      <w:r w:rsidR="000C059D">
        <w:rPr>
          <w:rFonts w:ascii="Arial" w:hAnsi="Arial" w:cs="Arial"/>
          <w:sz w:val="24"/>
          <w:szCs w:val="24"/>
        </w:rPr>
        <w:t xml:space="preserve">magnitude of transition probabilities differed significantly based on the </w:t>
      </w:r>
      <w:r w:rsidR="002A45F7">
        <w:rPr>
          <w:rFonts w:ascii="Arial" w:hAnsi="Arial" w:cs="Arial"/>
          <w:sz w:val="24"/>
          <w:szCs w:val="24"/>
        </w:rPr>
        <w:t xml:space="preserve">direction of change. Some states, such as 2 and 4, appeared to “flip-flop” frequently between one another, while other pairs of states, such as 2 and 3, showed unidirectional patterns of change.  </w:t>
      </w:r>
    </w:p>
    <w:p w14:paraId="2F426432" w14:textId="2DB04905" w:rsidR="009C60A5" w:rsidRPr="002A45F7" w:rsidRDefault="0078722D" w:rsidP="002A45F7">
      <w:pPr>
        <w:pStyle w:val="ListParagraph"/>
        <w:rPr>
          <w:rFonts w:ascii="Arial" w:hAnsi="Arial" w:cs="Arial"/>
          <w:sz w:val="24"/>
          <w:szCs w:val="24"/>
        </w:rPr>
      </w:pPr>
      <w:r w:rsidRPr="0078722D">
        <w:rPr>
          <w:rFonts w:ascii="Arial" w:hAnsi="Arial" w:cs="Arial"/>
          <w:noProof/>
          <w:sz w:val="24"/>
          <w:szCs w:val="24"/>
        </w:rPr>
        <w:lastRenderedPageBreak/>
        <w:drawing>
          <wp:inline distT="0" distB="0" distL="0" distR="0" wp14:anchorId="7AABE59B" wp14:editId="2DA65BD1">
            <wp:extent cx="5705475" cy="6503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380" cy="6505909"/>
                    </a:xfrm>
                    <a:prstGeom prst="rect">
                      <a:avLst/>
                    </a:prstGeom>
                    <a:noFill/>
                    <a:ln>
                      <a:noFill/>
                    </a:ln>
                  </pic:spPr>
                </pic:pic>
              </a:graphicData>
            </a:graphic>
          </wp:inline>
        </w:drawing>
      </w:r>
    </w:p>
    <w:p w14:paraId="2E5E1101" w14:textId="77777777" w:rsidR="00176F03" w:rsidRDefault="00176F03" w:rsidP="00C629B6">
      <w:pPr>
        <w:pStyle w:val="ListParagraph"/>
        <w:rPr>
          <w:rFonts w:ascii="Arial" w:hAnsi="Arial" w:cs="Arial"/>
          <w:b/>
          <w:sz w:val="24"/>
          <w:szCs w:val="24"/>
        </w:rPr>
      </w:pPr>
    </w:p>
    <w:p w14:paraId="65F74C77" w14:textId="5FDA0A65"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AIC model selection table</w:t>
      </w:r>
    </w:p>
    <w:p w14:paraId="4ACD9C0F" w14:textId="1F988E3A" w:rsidR="002A45F7" w:rsidRDefault="002A45F7" w:rsidP="00353E5E">
      <w:pPr>
        <w:pStyle w:val="ListParagraph"/>
        <w:numPr>
          <w:ilvl w:val="0"/>
          <w:numId w:val="1"/>
        </w:numPr>
        <w:rPr>
          <w:rFonts w:ascii="Arial" w:hAnsi="Arial" w:cs="Arial"/>
          <w:sz w:val="24"/>
          <w:szCs w:val="24"/>
        </w:rPr>
      </w:pPr>
      <w:r>
        <w:rPr>
          <w:rFonts w:ascii="Arial" w:hAnsi="Arial" w:cs="Arial"/>
          <w:sz w:val="24"/>
          <w:szCs w:val="24"/>
        </w:rPr>
        <w:t xml:space="preserve">To better understand drivers of change between state assignments, multi-state modeling was used to quantify the influence of </w:t>
      </w:r>
      <w:r w:rsidR="00353E5E">
        <w:rPr>
          <w:rFonts w:ascii="Arial" w:hAnsi="Arial" w:cs="Arial"/>
          <w:sz w:val="24"/>
          <w:szCs w:val="24"/>
        </w:rPr>
        <w:t>two hypothesized covariates – initial seeding composition and climatic variation.</w:t>
      </w:r>
    </w:p>
    <w:p w14:paraId="50944343" w14:textId="77777777" w:rsidR="00353E5E" w:rsidRDefault="00353E5E" w:rsidP="002A45F7">
      <w:pPr>
        <w:pStyle w:val="ListParagraph"/>
        <w:rPr>
          <w:rFonts w:ascii="Arial" w:hAnsi="Arial" w:cs="Arial"/>
          <w:sz w:val="24"/>
          <w:szCs w:val="24"/>
        </w:rPr>
      </w:pPr>
    </w:p>
    <w:p w14:paraId="2A76FB37" w14:textId="21A7E207" w:rsidR="00353E5E" w:rsidRPr="002A45F7" w:rsidRDefault="00353E5E" w:rsidP="00353E5E">
      <w:pPr>
        <w:pStyle w:val="ListParagraph"/>
        <w:numPr>
          <w:ilvl w:val="0"/>
          <w:numId w:val="1"/>
        </w:numPr>
        <w:rPr>
          <w:rFonts w:ascii="Arial" w:hAnsi="Arial" w:cs="Arial"/>
          <w:sz w:val="24"/>
          <w:szCs w:val="24"/>
        </w:rPr>
      </w:pPr>
      <w:r>
        <w:rPr>
          <w:rFonts w:ascii="Arial" w:hAnsi="Arial" w:cs="Arial"/>
          <w:sz w:val="24"/>
          <w:szCs w:val="24"/>
        </w:rPr>
        <w:t>The model selection</w:t>
      </w:r>
      <w:r w:rsidR="000459E8">
        <w:rPr>
          <w:rFonts w:ascii="Arial" w:hAnsi="Arial" w:cs="Arial"/>
          <w:sz w:val="24"/>
          <w:szCs w:val="24"/>
        </w:rPr>
        <w:t xml:space="preserve"> table below shows comparison between models fit using no covariates, models incorporating the influence of planting composition (whether a </w:t>
      </w:r>
      <w:r w:rsidR="000459E8">
        <w:rPr>
          <w:rFonts w:ascii="Arial" w:hAnsi="Arial" w:cs="Arial"/>
          <w:sz w:val="24"/>
          <w:szCs w:val="24"/>
        </w:rPr>
        <w:lastRenderedPageBreak/>
        <w:t>given state assignment was represented in the species mix used in planting), and climatic variation (SPEI).</w:t>
      </w:r>
    </w:p>
    <w:p w14:paraId="48E34CB0" w14:textId="29D26820" w:rsidR="007C19F0" w:rsidRDefault="000459E8" w:rsidP="00C212BB">
      <w:pPr>
        <w:pStyle w:val="ListParagraph"/>
        <w:numPr>
          <w:ilvl w:val="0"/>
          <w:numId w:val="1"/>
        </w:numPr>
        <w:rPr>
          <w:rFonts w:ascii="Arial" w:hAnsi="Arial" w:cs="Arial"/>
          <w:sz w:val="24"/>
          <w:szCs w:val="24"/>
        </w:rPr>
      </w:pPr>
      <w:r>
        <w:rPr>
          <w:rFonts w:ascii="Arial" w:hAnsi="Arial" w:cs="Arial"/>
          <w:sz w:val="24"/>
          <w:szCs w:val="24"/>
        </w:rPr>
        <w:t xml:space="preserve">This table shows </w:t>
      </w:r>
      <w:r w:rsidR="00ED0D06">
        <w:rPr>
          <w:rFonts w:ascii="Arial" w:hAnsi="Arial" w:cs="Arial"/>
          <w:sz w:val="24"/>
          <w:szCs w:val="24"/>
        </w:rPr>
        <w:t xml:space="preserve">that the best fit model in this case (lowest AIC score) </w:t>
      </w:r>
      <w:r w:rsidR="00A43601">
        <w:rPr>
          <w:rFonts w:ascii="Arial" w:hAnsi="Arial" w:cs="Arial"/>
          <w:sz w:val="24"/>
          <w:szCs w:val="24"/>
        </w:rPr>
        <w:t xml:space="preserve">is one that contains covariates related to planting composition and </w:t>
      </w:r>
      <w:proofErr w:type="gramStart"/>
      <w:r w:rsidR="00A43601">
        <w:rPr>
          <w:rFonts w:ascii="Arial" w:hAnsi="Arial" w:cs="Arial"/>
          <w:sz w:val="24"/>
          <w:szCs w:val="24"/>
        </w:rPr>
        <w:t>1 year</w:t>
      </w:r>
      <w:proofErr w:type="gramEnd"/>
      <w:r w:rsidR="00A43601">
        <w:rPr>
          <w:rFonts w:ascii="Arial" w:hAnsi="Arial" w:cs="Arial"/>
          <w:sz w:val="24"/>
          <w:szCs w:val="24"/>
        </w:rPr>
        <w:t xml:space="preserve"> drought. The </w:t>
      </w:r>
      <w:proofErr w:type="gramStart"/>
      <w:r w:rsidR="00A43601">
        <w:rPr>
          <w:rFonts w:ascii="Arial" w:hAnsi="Arial" w:cs="Arial"/>
          <w:sz w:val="24"/>
          <w:szCs w:val="24"/>
        </w:rPr>
        <w:t>3 year</w:t>
      </w:r>
      <w:proofErr w:type="gramEnd"/>
      <w:r w:rsidR="00A43601">
        <w:rPr>
          <w:rFonts w:ascii="Arial" w:hAnsi="Arial" w:cs="Arial"/>
          <w:sz w:val="24"/>
          <w:szCs w:val="24"/>
        </w:rPr>
        <w:t xml:space="preserve"> drought model is also an acceptable </w:t>
      </w:r>
      <w:r w:rsidR="009017BB">
        <w:rPr>
          <w:rFonts w:ascii="Arial" w:hAnsi="Arial" w:cs="Arial"/>
          <w:sz w:val="24"/>
          <w:szCs w:val="24"/>
        </w:rPr>
        <w:t>alternative, and the 2 year drought model isn’t a whole lot worse than the other two.</w:t>
      </w:r>
    </w:p>
    <w:p w14:paraId="07F15D82" w14:textId="77777777" w:rsidR="00AB16C0" w:rsidRPr="00C212BB" w:rsidRDefault="00AB16C0" w:rsidP="00AB16C0">
      <w:pPr>
        <w:pStyle w:val="ListParagraph"/>
        <w:rPr>
          <w:rFonts w:ascii="Arial" w:hAnsi="Arial" w:cs="Arial"/>
          <w:sz w:val="24"/>
          <w:szCs w:val="24"/>
        </w:rPr>
      </w:pPr>
    </w:p>
    <w:p w14:paraId="6BE7CE0B" w14:textId="5B20EBC3" w:rsidR="009B7791" w:rsidRDefault="00E67E46" w:rsidP="00AB2FD4">
      <w:pPr>
        <w:pStyle w:val="ListParagraph"/>
        <w:rPr>
          <w:rFonts w:ascii="Arial" w:hAnsi="Arial" w:cs="Arial"/>
          <w:b/>
          <w:sz w:val="24"/>
          <w:szCs w:val="24"/>
        </w:rPr>
      </w:pPr>
      <w:r w:rsidRPr="00E67E46">
        <w:rPr>
          <w:noProof/>
        </w:rPr>
        <w:drawing>
          <wp:inline distT="0" distB="0" distL="0" distR="0" wp14:anchorId="769BED84" wp14:editId="6A0AD7A8">
            <wp:extent cx="3512744"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0244" cy="2892795"/>
                    </a:xfrm>
                    <a:prstGeom prst="rect">
                      <a:avLst/>
                    </a:prstGeom>
                    <a:noFill/>
                    <a:ln>
                      <a:noFill/>
                    </a:ln>
                  </pic:spPr>
                </pic:pic>
              </a:graphicData>
            </a:graphic>
          </wp:inline>
        </w:drawing>
      </w:r>
    </w:p>
    <w:p w14:paraId="27A07F0A" w14:textId="789468F9" w:rsidR="009B7791" w:rsidRDefault="00822B00" w:rsidP="00C212BB">
      <w:pPr>
        <w:rPr>
          <w:rFonts w:ascii="Arial" w:hAnsi="Arial" w:cs="Arial"/>
          <w:b/>
          <w:sz w:val="24"/>
          <w:szCs w:val="24"/>
        </w:rPr>
      </w:pPr>
      <w:r w:rsidRPr="00C212BB">
        <w:rPr>
          <w:rFonts w:ascii="Arial" w:hAnsi="Arial" w:cs="Arial"/>
          <w:b/>
          <w:sz w:val="24"/>
          <w:szCs w:val="24"/>
        </w:rPr>
        <w:br w:type="column"/>
      </w:r>
      <w:r w:rsidR="00C212BB">
        <w:rPr>
          <w:rFonts w:ascii="Arial" w:hAnsi="Arial" w:cs="Arial"/>
          <w:b/>
          <w:sz w:val="24"/>
          <w:szCs w:val="24"/>
        </w:rPr>
        <w:lastRenderedPageBreak/>
        <w:t xml:space="preserve">State </w:t>
      </w:r>
      <w:commentRangeStart w:id="31"/>
      <w:r w:rsidR="00C212BB">
        <w:rPr>
          <w:rFonts w:ascii="Arial" w:hAnsi="Arial" w:cs="Arial"/>
          <w:b/>
          <w:sz w:val="24"/>
          <w:szCs w:val="24"/>
        </w:rPr>
        <w:t>Resilience</w:t>
      </w:r>
      <w:commentRangeEnd w:id="31"/>
      <w:r w:rsidR="00F11691">
        <w:rPr>
          <w:rStyle w:val="CommentReference"/>
        </w:rPr>
        <w:commentReference w:id="31"/>
      </w:r>
    </w:p>
    <w:p w14:paraId="556022C7" w14:textId="77777777" w:rsidR="009C60A5" w:rsidRDefault="00BE2528" w:rsidP="007B7774">
      <w:pPr>
        <w:pStyle w:val="ListParagraph"/>
        <w:numPr>
          <w:ilvl w:val="0"/>
          <w:numId w:val="1"/>
        </w:numPr>
        <w:rPr>
          <w:rFonts w:ascii="Arial" w:hAnsi="Arial" w:cs="Arial"/>
          <w:sz w:val="24"/>
          <w:szCs w:val="24"/>
        </w:rPr>
      </w:pPr>
      <w:r>
        <w:rPr>
          <w:rFonts w:ascii="Arial" w:hAnsi="Arial" w:cs="Arial"/>
          <w:sz w:val="24"/>
          <w:szCs w:val="24"/>
        </w:rPr>
        <w:t xml:space="preserve">Given the </w:t>
      </w:r>
      <w:r w:rsidR="007E7414">
        <w:rPr>
          <w:rFonts w:ascii="Arial" w:hAnsi="Arial" w:cs="Arial"/>
          <w:sz w:val="24"/>
          <w:szCs w:val="24"/>
        </w:rPr>
        <w:t xml:space="preserve">observed influence of climatic variation and planting composition on </w:t>
      </w:r>
      <w:r w:rsidR="009C60A5">
        <w:rPr>
          <w:rFonts w:ascii="Arial" w:hAnsi="Arial" w:cs="Arial"/>
          <w:sz w:val="24"/>
          <w:szCs w:val="24"/>
        </w:rPr>
        <w:t xml:space="preserve">transition probabilities in multi-state modeling, subsequent inference about these parameters may shed insights into how state types are responding to these drivers. </w:t>
      </w:r>
    </w:p>
    <w:p w14:paraId="1DB4A99C" w14:textId="1D8A467C" w:rsidR="00AB45F1" w:rsidRPr="009C60A5" w:rsidRDefault="009C60A5" w:rsidP="009C60A5">
      <w:pPr>
        <w:pStyle w:val="ListParagraph"/>
        <w:numPr>
          <w:ilvl w:val="0"/>
          <w:numId w:val="1"/>
        </w:numPr>
        <w:rPr>
          <w:rFonts w:ascii="Arial" w:hAnsi="Arial" w:cs="Arial"/>
          <w:b/>
          <w:sz w:val="24"/>
          <w:szCs w:val="24"/>
        </w:rPr>
      </w:pPr>
      <w:r>
        <w:rPr>
          <w:rFonts w:ascii="Arial" w:hAnsi="Arial" w:cs="Arial"/>
          <w:sz w:val="24"/>
          <w:szCs w:val="24"/>
        </w:rPr>
        <w:t xml:space="preserve">This figure below focuses on stability -- </w:t>
      </w:r>
      <w:r w:rsidR="009B7791">
        <w:rPr>
          <w:rFonts w:ascii="Arial" w:hAnsi="Arial" w:cs="Arial"/>
          <w:sz w:val="24"/>
          <w:szCs w:val="24"/>
        </w:rPr>
        <w:t xml:space="preserve">the </w:t>
      </w:r>
      <w:r w:rsidR="00D60F28">
        <w:rPr>
          <w:rFonts w:ascii="Arial" w:hAnsi="Arial" w:cs="Arial"/>
          <w:sz w:val="24"/>
          <w:szCs w:val="24"/>
        </w:rPr>
        <w:t xml:space="preserve">probability that </w:t>
      </w:r>
      <w:r>
        <w:rPr>
          <w:rFonts w:ascii="Arial" w:hAnsi="Arial" w:cs="Arial"/>
          <w:sz w:val="24"/>
          <w:szCs w:val="24"/>
        </w:rPr>
        <w:t>an observed community retains its composition in subsequent sampling, relative to drought stress (SPEI) and contingency.</w:t>
      </w:r>
    </w:p>
    <w:p w14:paraId="1B8E2A32" w14:textId="734F49FC" w:rsidR="009C60A5" w:rsidRPr="009C60A5" w:rsidRDefault="00D609EB" w:rsidP="009B7791">
      <w:pPr>
        <w:pStyle w:val="ListParagraph"/>
        <w:numPr>
          <w:ilvl w:val="0"/>
          <w:numId w:val="1"/>
        </w:numPr>
        <w:rPr>
          <w:rFonts w:ascii="Arial" w:hAnsi="Arial" w:cs="Arial"/>
          <w:b/>
          <w:sz w:val="24"/>
          <w:szCs w:val="24"/>
        </w:rPr>
      </w:pPr>
      <w:r>
        <w:rPr>
          <w:rFonts w:ascii="Arial" w:hAnsi="Arial" w:cs="Arial"/>
          <w:sz w:val="24"/>
          <w:szCs w:val="24"/>
        </w:rPr>
        <w:t>Modelled</w:t>
      </w:r>
      <w:r w:rsidR="009C60A5">
        <w:rPr>
          <w:rFonts w:ascii="Arial" w:hAnsi="Arial" w:cs="Arial"/>
          <w:sz w:val="24"/>
          <w:szCs w:val="24"/>
        </w:rPr>
        <w:t xml:space="preserve"> responses indicate that:</w:t>
      </w:r>
    </w:p>
    <w:p w14:paraId="784A422A" w14:textId="30219E1F" w:rsidR="009C60A5" w:rsidRPr="00AB16C0" w:rsidRDefault="009C60A5" w:rsidP="009C60A5">
      <w:pPr>
        <w:pStyle w:val="ListParagraph"/>
        <w:numPr>
          <w:ilvl w:val="1"/>
          <w:numId w:val="1"/>
        </w:numPr>
        <w:rPr>
          <w:rFonts w:ascii="Arial" w:hAnsi="Arial" w:cs="Arial"/>
          <w:b/>
          <w:sz w:val="24"/>
          <w:szCs w:val="24"/>
        </w:rPr>
      </w:pPr>
      <w:r>
        <w:rPr>
          <w:rFonts w:ascii="Arial" w:hAnsi="Arial" w:cs="Arial"/>
          <w:sz w:val="24"/>
          <w:szCs w:val="24"/>
        </w:rPr>
        <w:t xml:space="preserve">Over the course of our experiment, species composition in planting reduced stability in state assignment, suggesting that arrival order may influence </w:t>
      </w:r>
      <w:r w:rsidR="00AB16C0">
        <w:rPr>
          <w:rFonts w:ascii="Arial" w:hAnsi="Arial" w:cs="Arial"/>
          <w:sz w:val="24"/>
          <w:szCs w:val="24"/>
        </w:rPr>
        <w:t>vegetation transitions over time. These effects may be the result of priority effects, in which established vegetation is able to pre-empt resources or alter the local environment; or barriers to seed arrival and recruitment.</w:t>
      </w:r>
    </w:p>
    <w:p w14:paraId="579BDA98" w14:textId="6F5B6A52" w:rsidR="003B2087" w:rsidRPr="007B4753" w:rsidRDefault="00AB16C0" w:rsidP="003B2087">
      <w:pPr>
        <w:pStyle w:val="ListParagraph"/>
        <w:numPr>
          <w:ilvl w:val="1"/>
          <w:numId w:val="1"/>
        </w:numPr>
        <w:rPr>
          <w:rFonts w:ascii="Arial" w:hAnsi="Arial" w:cs="Arial"/>
          <w:b/>
          <w:sz w:val="24"/>
          <w:szCs w:val="24"/>
        </w:rPr>
      </w:pPr>
      <w:r>
        <w:rPr>
          <w:rFonts w:ascii="Arial" w:hAnsi="Arial" w:cs="Arial"/>
          <w:sz w:val="24"/>
          <w:szCs w:val="24"/>
        </w:rPr>
        <w:t>The stability of two states</w:t>
      </w:r>
      <w:proofErr w:type="gramStart"/>
      <w:r>
        <w:rPr>
          <w:rFonts w:ascii="Arial" w:hAnsi="Arial" w:cs="Arial"/>
          <w:sz w:val="24"/>
          <w:szCs w:val="24"/>
        </w:rPr>
        <w:t>, in particular, appeared</w:t>
      </w:r>
      <w:proofErr w:type="gramEnd"/>
      <w:r>
        <w:rPr>
          <w:rFonts w:ascii="Arial" w:hAnsi="Arial" w:cs="Arial"/>
          <w:sz w:val="24"/>
          <w:szCs w:val="24"/>
        </w:rPr>
        <w:t xml:space="preserve"> strongly affected by drought. State 3</w:t>
      </w:r>
      <w:r w:rsidR="00CA1720">
        <w:rPr>
          <w:rFonts w:ascii="Arial" w:hAnsi="Arial" w:cs="Arial"/>
          <w:sz w:val="24"/>
          <w:szCs w:val="24"/>
        </w:rPr>
        <w:t>:</w:t>
      </w:r>
      <w:r>
        <w:rPr>
          <w:rFonts w:ascii="Arial" w:hAnsi="Arial" w:cs="Arial"/>
          <w:sz w:val="24"/>
          <w:szCs w:val="24"/>
        </w:rPr>
        <w:t xml:space="preserve"> “E. caput-medusae – A. </w:t>
      </w:r>
      <w:proofErr w:type="spellStart"/>
      <w:r>
        <w:rPr>
          <w:rFonts w:ascii="Arial" w:hAnsi="Arial" w:cs="Arial"/>
          <w:sz w:val="24"/>
          <w:szCs w:val="24"/>
        </w:rPr>
        <w:t>triuncialis</w:t>
      </w:r>
      <w:proofErr w:type="spellEnd"/>
      <w:r>
        <w:rPr>
          <w:rFonts w:ascii="Arial" w:hAnsi="Arial" w:cs="Arial"/>
          <w:sz w:val="24"/>
          <w:szCs w:val="24"/>
        </w:rPr>
        <w:t>”, composed of invasive annual grasses, and State 4</w:t>
      </w:r>
      <w:r w:rsidR="00CA1720">
        <w:rPr>
          <w:rFonts w:ascii="Arial" w:hAnsi="Arial" w:cs="Arial"/>
          <w:sz w:val="24"/>
          <w:szCs w:val="24"/>
        </w:rPr>
        <w:t>:</w:t>
      </w:r>
      <w:r>
        <w:rPr>
          <w:rFonts w:ascii="Arial" w:hAnsi="Arial" w:cs="Arial"/>
          <w:sz w:val="24"/>
          <w:szCs w:val="24"/>
        </w:rPr>
        <w:t xml:space="preserve"> “A. </w:t>
      </w:r>
      <w:proofErr w:type="spellStart"/>
      <w:r>
        <w:rPr>
          <w:rFonts w:ascii="Arial" w:hAnsi="Arial" w:cs="Arial"/>
          <w:sz w:val="24"/>
          <w:szCs w:val="24"/>
        </w:rPr>
        <w:t>fatua</w:t>
      </w:r>
      <w:proofErr w:type="spellEnd"/>
      <w:r>
        <w:rPr>
          <w:rFonts w:ascii="Arial" w:hAnsi="Arial" w:cs="Arial"/>
          <w:sz w:val="24"/>
          <w:szCs w:val="24"/>
        </w:rPr>
        <w:t xml:space="preserve"> – B. </w:t>
      </w:r>
      <w:proofErr w:type="spellStart"/>
      <w:r>
        <w:rPr>
          <w:rFonts w:ascii="Arial" w:hAnsi="Arial" w:cs="Arial"/>
          <w:sz w:val="24"/>
          <w:szCs w:val="24"/>
        </w:rPr>
        <w:t>diandrus</w:t>
      </w:r>
      <w:proofErr w:type="spellEnd"/>
      <w:r>
        <w:rPr>
          <w:rFonts w:ascii="Arial" w:hAnsi="Arial" w:cs="Arial"/>
          <w:sz w:val="24"/>
          <w:szCs w:val="24"/>
        </w:rPr>
        <w:t xml:space="preserve">”, composed primarily of naturalized exotic species, exhibited differing responses to SPEI. </w:t>
      </w:r>
      <w:r w:rsidR="00685BB2">
        <w:rPr>
          <w:rFonts w:ascii="Arial" w:hAnsi="Arial" w:cs="Arial"/>
          <w:sz w:val="24"/>
          <w:szCs w:val="24"/>
        </w:rPr>
        <w:t xml:space="preserve">Invasive grasses increased in stability as conditions grew more wet, while this group of annual exotic species appeared to prefer drought conditions, suggesting key differences in the </w:t>
      </w:r>
      <w:r w:rsidR="00D609EB">
        <w:rPr>
          <w:rFonts w:ascii="Arial" w:hAnsi="Arial" w:cs="Arial"/>
          <w:sz w:val="24"/>
          <w:szCs w:val="24"/>
        </w:rPr>
        <w:t xml:space="preserve">climatic adaptation of these </w:t>
      </w:r>
      <w:proofErr w:type="gramStart"/>
      <w:r w:rsidR="00D609EB">
        <w:rPr>
          <w:rFonts w:ascii="Arial" w:hAnsi="Arial" w:cs="Arial"/>
          <w:sz w:val="24"/>
          <w:szCs w:val="24"/>
        </w:rPr>
        <w:t>species</w:t>
      </w:r>
      <w:proofErr w:type="gramEnd"/>
      <w:r w:rsidR="00D609EB">
        <w:rPr>
          <w:rFonts w:ascii="Arial" w:hAnsi="Arial" w:cs="Arial"/>
          <w:sz w:val="24"/>
          <w:szCs w:val="24"/>
        </w:rPr>
        <w:t xml:space="preserve"> groups.</w:t>
      </w:r>
    </w:p>
    <w:p w14:paraId="7706EC49" w14:textId="77777777" w:rsidR="009D5BAC" w:rsidRDefault="009D5BAC">
      <w:pPr>
        <w:rPr>
          <w:noProof/>
        </w:rPr>
      </w:pPr>
    </w:p>
    <w:p w14:paraId="24BE8B9D" w14:textId="77777777" w:rsidR="009D5BAC" w:rsidRDefault="009D5BAC">
      <w:pPr>
        <w:rPr>
          <w:noProof/>
        </w:rPr>
      </w:pPr>
    </w:p>
    <w:p w14:paraId="135645CF" w14:textId="77777777" w:rsidR="009D5BAC" w:rsidRDefault="009D5BAC">
      <w:pPr>
        <w:rPr>
          <w:noProof/>
        </w:rPr>
      </w:pPr>
    </w:p>
    <w:p w14:paraId="250D7322" w14:textId="1BD4AEDE" w:rsidR="004F7797" w:rsidRDefault="00A8283B">
      <w:pPr>
        <w:rPr>
          <w:rFonts w:ascii="Arial" w:hAnsi="Arial" w:cs="Arial"/>
          <w:b/>
          <w:sz w:val="24"/>
          <w:szCs w:val="24"/>
        </w:rPr>
      </w:pPr>
      <w:r w:rsidRPr="00A8283B">
        <w:rPr>
          <w:rFonts w:ascii="Arial" w:hAnsi="Arial" w:cs="Arial"/>
          <w:b/>
          <w:noProof/>
          <w:sz w:val="24"/>
          <w:szCs w:val="24"/>
        </w:rPr>
        <w:lastRenderedPageBreak/>
        <w:drawing>
          <wp:inline distT="0" distB="0" distL="0" distR="0" wp14:anchorId="42776305" wp14:editId="118E35C5">
            <wp:extent cx="5943600" cy="338625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86254"/>
                    </a:xfrm>
                    <a:prstGeom prst="rect">
                      <a:avLst/>
                    </a:prstGeom>
                    <a:noFill/>
                    <a:ln>
                      <a:noFill/>
                    </a:ln>
                  </pic:spPr>
                </pic:pic>
              </a:graphicData>
            </a:graphic>
          </wp:inline>
        </w:drawing>
      </w:r>
      <w:r w:rsidR="004F7797">
        <w:rPr>
          <w:rFonts w:ascii="Arial" w:hAnsi="Arial" w:cs="Arial"/>
          <w:b/>
          <w:sz w:val="24"/>
          <w:szCs w:val="24"/>
        </w:rPr>
        <w:br w:type="page"/>
      </w:r>
    </w:p>
    <w:p w14:paraId="57C2E327" w14:textId="135C3C82" w:rsidR="009D5BAC" w:rsidRDefault="009D5BAC" w:rsidP="009D5BAC">
      <w:pPr>
        <w:rPr>
          <w:rFonts w:ascii="Arial" w:hAnsi="Arial" w:cs="Arial"/>
          <w:b/>
          <w:sz w:val="24"/>
          <w:szCs w:val="24"/>
        </w:rPr>
      </w:pPr>
      <w:r w:rsidRPr="009D5BAC">
        <w:rPr>
          <w:rFonts w:ascii="Arial" w:hAnsi="Arial" w:cs="Arial"/>
          <w:sz w:val="24"/>
          <w:szCs w:val="24"/>
        </w:rPr>
        <w:lastRenderedPageBreak/>
        <w:t>Exploration of individual transition probabilities between state pairs provides further evidence for the influence of covariates on variation in vegetation composition.</w:t>
      </w:r>
    </w:p>
    <w:p w14:paraId="47614BBB" w14:textId="357B7F97" w:rsidR="001937C2" w:rsidRPr="009D5BAC" w:rsidRDefault="00946F7C" w:rsidP="009D5BAC">
      <w:pPr>
        <w:pStyle w:val="ListParagraph"/>
        <w:numPr>
          <w:ilvl w:val="0"/>
          <w:numId w:val="8"/>
        </w:numPr>
        <w:rPr>
          <w:rFonts w:ascii="Arial" w:hAnsi="Arial" w:cs="Arial"/>
          <w:b/>
          <w:sz w:val="24"/>
          <w:szCs w:val="24"/>
        </w:rPr>
      </w:pPr>
      <w:r w:rsidRPr="009D5BAC">
        <w:rPr>
          <w:rFonts w:ascii="Arial" w:hAnsi="Arial" w:cs="Arial"/>
          <w:b/>
          <w:sz w:val="24"/>
          <w:szCs w:val="24"/>
        </w:rPr>
        <w:t>Transition to native states strongly affected by seeding composition</w:t>
      </w:r>
    </w:p>
    <w:p w14:paraId="55276D96" w14:textId="15DF0266" w:rsidR="007B4753" w:rsidRPr="007B4753" w:rsidRDefault="007B4753" w:rsidP="001937C2">
      <w:pPr>
        <w:pStyle w:val="ListParagraph"/>
        <w:numPr>
          <w:ilvl w:val="0"/>
          <w:numId w:val="1"/>
        </w:numPr>
        <w:rPr>
          <w:rFonts w:ascii="Arial" w:hAnsi="Arial" w:cs="Arial"/>
          <w:b/>
          <w:sz w:val="24"/>
          <w:szCs w:val="24"/>
        </w:rPr>
      </w:pPr>
      <w:r>
        <w:rPr>
          <w:rFonts w:ascii="Arial" w:hAnsi="Arial" w:cs="Arial"/>
          <w:sz w:val="24"/>
          <w:szCs w:val="24"/>
        </w:rPr>
        <w:t xml:space="preserve">The following figures show the probabilities of transitioning to states 1, 3, and 4. </w:t>
      </w:r>
    </w:p>
    <w:p w14:paraId="276BC2D2" w14:textId="6195A76E" w:rsidR="007B4753" w:rsidRPr="007B4753" w:rsidRDefault="007B4753" w:rsidP="007B4753">
      <w:pPr>
        <w:pStyle w:val="ListParagraph"/>
        <w:numPr>
          <w:ilvl w:val="1"/>
          <w:numId w:val="1"/>
        </w:numPr>
        <w:rPr>
          <w:rFonts w:ascii="Arial" w:hAnsi="Arial" w:cs="Arial"/>
          <w:b/>
          <w:sz w:val="24"/>
          <w:szCs w:val="24"/>
        </w:rPr>
      </w:pPr>
      <w:r>
        <w:rPr>
          <w:rFonts w:ascii="Arial" w:hAnsi="Arial" w:cs="Arial"/>
          <w:sz w:val="24"/>
          <w:szCs w:val="24"/>
        </w:rPr>
        <w:t>Panels A, B:</w:t>
      </w:r>
    </w:p>
    <w:p w14:paraId="77A8407D" w14:textId="7E68F54D" w:rsidR="009306D3" w:rsidRPr="009306D3" w:rsidRDefault="007B4753" w:rsidP="009306D3">
      <w:pPr>
        <w:pStyle w:val="ListParagraph"/>
        <w:numPr>
          <w:ilvl w:val="2"/>
          <w:numId w:val="1"/>
        </w:numPr>
        <w:rPr>
          <w:rFonts w:ascii="Arial" w:hAnsi="Arial" w:cs="Arial"/>
          <w:b/>
          <w:sz w:val="24"/>
          <w:szCs w:val="24"/>
        </w:rPr>
      </w:pPr>
      <w:r>
        <w:rPr>
          <w:rFonts w:ascii="Arial" w:hAnsi="Arial" w:cs="Arial"/>
          <w:sz w:val="24"/>
          <w:szCs w:val="24"/>
        </w:rPr>
        <w:t>The probability of transitioning to a native dominated state</w:t>
      </w:r>
      <w:r w:rsidR="00487179">
        <w:rPr>
          <w:rFonts w:ascii="Arial" w:hAnsi="Arial" w:cs="Arial"/>
          <w:sz w:val="24"/>
          <w:szCs w:val="24"/>
        </w:rPr>
        <w:t xml:space="preserve"> was greatly increased when native species were represented in initial seeding mixes – this effect implies strong barriers to establishment in this species mixture.</w:t>
      </w:r>
    </w:p>
    <w:p w14:paraId="1B977F30" w14:textId="621D26E8" w:rsidR="009306D3" w:rsidRPr="0078722D" w:rsidRDefault="009306D3" w:rsidP="009306D3">
      <w:pPr>
        <w:pStyle w:val="ListParagraph"/>
        <w:numPr>
          <w:ilvl w:val="2"/>
          <w:numId w:val="1"/>
        </w:numPr>
        <w:rPr>
          <w:rFonts w:ascii="Arial" w:hAnsi="Arial" w:cs="Arial"/>
          <w:b/>
          <w:sz w:val="24"/>
          <w:szCs w:val="24"/>
        </w:rPr>
      </w:pPr>
      <w:r>
        <w:rPr>
          <w:rFonts w:ascii="Arial" w:hAnsi="Arial" w:cs="Arial"/>
          <w:sz w:val="24"/>
          <w:szCs w:val="24"/>
        </w:rPr>
        <w:t xml:space="preserve">Drought stress also affected modeled transition frequency, though this effect was most detectable when </w:t>
      </w:r>
      <w:r w:rsidR="00AC5139">
        <w:rPr>
          <w:rFonts w:ascii="Arial" w:hAnsi="Arial" w:cs="Arial"/>
          <w:sz w:val="24"/>
          <w:szCs w:val="24"/>
        </w:rPr>
        <w:t>native species were already represented in the seeding mixture</w:t>
      </w:r>
      <w:r>
        <w:rPr>
          <w:rFonts w:ascii="Arial" w:hAnsi="Arial" w:cs="Arial"/>
          <w:sz w:val="24"/>
          <w:szCs w:val="24"/>
        </w:rPr>
        <w:t>. Transition from state 3 to state 1 strongly increased with drought stress, while transition from state 4 to state 1 decreased with water availability.</w:t>
      </w:r>
    </w:p>
    <w:p w14:paraId="136A8526" w14:textId="3AD73401" w:rsidR="0078722D" w:rsidRDefault="0078722D" w:rsidP="0078722D">
      <w:pPr>
        <w:pStyle w:val="ListParagraph"/>
        <w:ind w:left="2160"/>
        <w:rPr>
          <w:rFonts w:ascii="Arial" w:hAnsi="Arial" w:cs="Arial"/>
          <w:b/>
          <w:sz w:val="24"/>
          <w:szCs w:val="24"/>
        </w:rPr>
      </w:pPr>
    </w:p>
    <w:p w14:paraId="6CF2EA1F" w14:textId="5940303C" w:rsidR="0078722D" w:rsidRDefault="00F0573C" w:rsidP="0078722D">
      <w:pPr>
        <w:pStyle w:val="ListParagraph"/>
        <w:ind w:left="0"/>
        <w:rPr>
          <w:rFonts w:ascii="Arial" w:hAnsi="Arial" w:cs="Arial"/>
          <w:b/>
          <w:sz w:val="24"/>
          <w:szCs w:val="24"/>
        </w:rPr>
      </w:pPr>
      <w:r>
        <w:rPr>
          <w:noProof/>
        </w:rPr>
        <w:drawing>
          <wp:inline distT="0" distB="0" distL="0" distR="0" wp14:anchorId="5F5EBA91" wp14:editId="4F3FAF98">
            <wp:extent cx="5943600"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7250"/>
                    </a:xfrm>
                    <a:prstGeom prst="rect">
                      <a:avLst/>
                    </a:prstGeom>
                  </pic:spPr>
                </pic:pic>
              </a:graphicData>
            </a:graphic>
          </wp:inline>
        </w:drawing>
      </w:r>
    </w:p>
    <w:p w14:paraId="0E875BB8" w14:textId="77777777" w:rsidR="00F0573C" w:rsidRPr="009306D3" w:rsidRDefault="00F0573C" w:rsidP="0078722D">
      <w:pPr>
        <w:pStyle w:val="ListParagraph"/>
        <w:ind w:left="0"/>
        <w:rPr>
          <w:rFonts w:ascii="Arial" w:hAnsi="Arial" w:cs="Arial"/>
          <w:b/>
          <w:sz w:val="24"/>
          <w:szCs w:val="24"/>
        </w:rPr>
      </w:pPr>
    </w:p>
    <w:p w14:paraId="52180447" w14:textId="0CF9FECE" w:rsidR="009306D3" w:rsidRDefault="009D5BAC" w:rsidP="009D5BAC">
      <w:pPr>
        <w:pStyle w:val="ListParagraph"/>
        <w:numPr>
          <w:ilvl w:val="0"/>
          <w:numId w:val="8"/>
        </w:numPr>
        <w:rPr>
          <w:rFonts w:ascii="Arial" w:hAnsi="Arial" w:cs="Arial"/>
          <w:b/>
          <w:sz w:val="24"/>
          <w:szCs w:val="24"/>
        </w:rPr>
      </w:pPr>
      <w:r>
        <w:rPr>
          <w:rFonts w:ascii="Arial" w:hAnsi="Arial" w:cs="Arial"/>
          <w:b/>
          <w:sz w:val="24"/>
          <w:szCs w:val="24"/>
        </w:rPr>
        <w:t>Transition to naturalized annual and invasive species states depend</w:t>
      </w:r>
      <w:r w:rsidR="00724F55">
        <w:rPr>
          <w:rFonts w:ascii="Arial" w:hAnsi="Arial" w:cs="Arial"/>
          <w:b/>
          <w:sz w:val="24"/>
          <w:szCs w:val="24"/>
        </w:rPr>
        <w:t>s</w:t>
      </w:r>
      <w:r>
        <w:rPr>
          <w:rFonts w:ascii="Arial" w:hAnsi="Arial" w:cs="Arial"/>
          <w:b/>
          <w:sz w:val="24"/>
          <w:szCs w:val="24"/>
        </w:rPr>
        <w:t xml:space="preserve"> on climatic variation</w:t>
      </w:r>
    </w:p>
    <w:p w14:paraId="6DB0DBFB" w14:textId="128A2DF1" w:rsidR="00E34B40" w:rsidRDefault="00E34B40" w:rsidP="00C832FD">
      <w:pPr>
        <w:rPr>
          <w:rFonts w:ascii="Arial" w:hAnsi="Arial" w:cs="Arial"/>
          <w:sz w:val="24"/>
          <w:szCs w:val="24"/>
        </w:rPr>
      </w:pPr>
      <w:r w:rsidRPr="00C832FD">
        <w:rPr>
          <w:rFonts w:ascii="Arial" w:hAnsi="Arial" w:cs="Arial"/>
          <w:sz w:val="24"/>
          <w:szCs w:val="24"/>
        </w:rPr>
        <w:t xml:space="preserve">The following figure shows the probability to transition to </w:t>
      </w:r>
      <w:r w:rsidR="00F0573C" w:rsidRPr="00C832FD">
        <w:rPr>
          <w:rFonts w:ascii="Arial" w:hAnsi="Arial" w:cs="Arial"/>
          <w:sz w:val="24"/>
          <w:szCs w:val="24"/>
        </w:rPr>
        <w:t xml:space="preserve">either </w:t>
      </w:r>
      <w:r w:rsidR="00C832FD" w:rsidRPr="00C832FD">
        <w:rPr>
          <w:rFonts w:ascii="Arial" w:hAnsi="Arial" w:cs="Arial"/>
          <w:sz w:val="24"/>
          <w:szCs w:val="24"/>
        </w:rPr>
        <w:t xml:space="preserve">State 4: A. </w:t>
      </w:r>
      <w:proofErr w:type="spellStart"/>
      <w:r w:rsidR="00C832FD" w:rsidRPr="00C832FD">
        <w:rPr>
          <w:rFonts w:ascii="Arial" w:hAnsi="Arial" w:cs="Arial"/>
          <w:sz w:val="24"/>
          <w:szCs w:val="24"/>
        </w:rPr>
        <w:t>fatua</w:t>
      </w:r>
      <w:proofErr w:type="spellEnd"/>
      <w:r w:rsidR="00C832FD" w:rsidRPr="00C832FD">
        <w:rPr>
          <w:rFonts w:ascii="Arial" w:hAnsi="Arial" w:cs="Arial"/>
          <w:sz w:val="24"/>
          <w:szCs w:val="24"/>
        </w:rPr>
        <w:t xml:space="preserve"> – B. </w:t>
      </w:r>
      <w:proofErr w:type="spellStart"/>
      <w:r w:rsidR="00C832FD" w:rsidRPr="00C832FD">
        <w:rPr>
          <w:rFonts w:ascii="Arial" w:hAnsi="Arial" w:cs="Arial"/>
          <w:sz w:val="24"/>
          <w:szCs w:val="24"/>
        </w:rPr>
        <w:t>diandrus</w:t>
      </w:r>
      <w:proofErr w:type="spellEnd"/>
      <w:r w:rsidR="00C832FD">
        <w:rPr>
          <w:rFonts w:ascii="Arial" w:hAnsi="Arial" w:cs="Arial"/>
          <w:sz w:val="24"/>
          <w:szCs w:val="24"/>
        </w:rPr>
        <w:t xml:space="preserve"> or State 3: E. caput-medusae – A. </w:t>
      </w:r>
      <w:proofErr w:type="spellStart"/>
      <w:r w:rsidR="00C832FD">
        <w:rPr>
          <w:rFonts w:ascii="Arial" w:hAnsi="Arial" w:cs="Arial"/>
          <w:sz w:val="24"/>
          <w:szCs w:val="24"/>
        </w:rPr>
        <w:t>triuncialis</w:t>
      </w:r>
      <w:proofErr w:type="spellEnd"/>
      <w:r w:rsidR="00C832FD">
        <w:rPr>
          <w:rFonts w:ascii="Arial" w:hAnsi="Arial" w:cs="Arial"/>
          <w:sz w:val="24"/>
          <w:szCs w:val="24"/>
        </w:rPr>
        <w:t xml:space="preserve"> (Panel 1 and 2, respectively). </w:t>
      </w:r>
      <w:r w:rsidR="007577EE">
        <w:rPr>
          <w:rFonts w:ascii="Arial" w:hAnsi="Arial" w:cs="Arial"/>
          <w:sz w:val="24"/>
          <w:szCs w:val="24"/>
        </w:rPr>
        <w:t>Colored lines indicate which state a community is transitioning from, while panel labels show what state assignment is given in the following year.</w:t>
      </w:r>
    </w:p>
    <w:p w14:paraId="1CA43DC2" w14:textId="2343DD16" w:rsidR="00C832FD" w:rsidRDefault="00C832FD" w:rsidP="001937C2">
      <w:pPr>
        <w:rPr>
          <w:rFonts w:ascii="Arial" w:hAnsi="Arial" w:cs="Arial"/>
          <w:sz w:val="24"/>
          <w:szCs w:val="24"/>
        </w:rPr>
      </w:pPr>
      <w:proofErr w:type="gramStart"/>
      <w:r>
        <w:rPr>
          <w:rFonts w:ascii="Arial" w:hAnsi="Arial" w:cs="Arial"/>
          <w:sz w:val="24"/>
          <w:szCs w:val="24"/>
        </w:rPr>
        <w:lastRenderedPageBreak/>
        <w:t>In particular, this</w:t>
      </w:r>
      <w:proofErr w:type="gramEnd"/>
      <w:r>
        <w:rPr>
          <w:rFonts w:ascii="Arial" w:hAnsi="Arial" w:cs="Arial"/>
          <w:sz w:val="24"/>
          <w:szCs w:val="24"/>
        </w:rPr>
        <w:t xml:space="preserve"> figure demonstrates the strong influence of climate on the probability of transitioning to these two states, one which appears to increase in abundance when conditions are significantly drier than average, another that increases when conditions are significantly wetter than average.</w:t>
      </w:r>
    </w:p>
    <w:p w14:paraId="05776C29" w14:textId="65849FD8" w:rsidR="00C832FD" w:rsidRDefault="00C832FD" w:rsidP="001937C2">
      <w:pPr>
        <w:rPr>
          <w:rFonts w:ascii="Arial" w:hAnsi="Arial" w:cs="Arial"/>
          <w:sz w:val="24"/>
          <w:szCs w:val="24"/>
        </w:rPr>
      </w:pPr>
      <w:r>
        <w:rPr>
          <w:rFonts w:ascii="Arial" w:hAnsi="Arial" w:cs="Arial"/>
          <w:sz w:val="24"/>
          <w:szCs w:val="24"/>
        </w:rPr>
        <w:t xml:space="preserve">These changes in transition frequencies demonstrate variation in </w:t>
      </w:r>
      <w:r w:rsidR="007577EE">
        <w:rPr>
          <w:rFonts w:ascii="Arial" w:hAnsi="Arial" w:cs="Arial"/>
          <w:sz w:val="24"/>
          <w:szCs w:val="24"/>
        </w:rPr>
        <w:t xml:space="preserve">the </w:t>
      </w:r>
      <w:r>
        <w:rPr>
          <w:rFonts w:ascii="Arial" w:hAnsi="Arial" w:cs="Arial"/>
          <w:sz w:val="24"/>
          <w:szCs w:val="24"/>
        </w:rPr>
        <w:t xml:space="preserve">environmental adaptations of these </w:t>
      </w:r>
      <w:proofErr w:type="gramStart"/>
      <w:r>
        <w:rPr>
          <w:rFonts w:ascii="Arial" w:hAnsi="Arial" w:cs="Arial"/>
          <w:sz w:val="24"/>
          <w:szCs w:val="24"/>
        </w:rPr>
        <w:t>species</w:t>
      </w:r>
      <w:proofErr w:type="gramEnd"/>
      <w:r>
        <w:rPr>
          <w:rFonts w:ascii="Arial" w:hAnsi="Arial" w:cs="Arial"/>
          <w:sz w:val="24"/>
          <w:szCs w:val="24"/>
        </w:rPr>
        <w:t xml:space="preserve"> groups</w:t>
      </w:r>
      <w:r w:rsidR="007577EE">
        <w:rPr>
          <w:rFonts w:ascii="Arial" w:hAnsi="Arial" w:cs="Arial"/>
          <w:sz w:val="24"/>
          <w:szCs w:val="24"/>
        </w:rPr>
        <w:t>; consistent with our expectations, later</w:t>
      </w:r>
      <w:r w:rsidR="00D5232B">
        <w:rPr>
          <w:rFonts w:ascii="Arial" w:hAnsi="Arial" w:cs="Arial"/>
          <w:sz w:val="24"/>
          <w:szCs w:val="24"/>
        </w:rPr>
        <w:t xml:space="preserve"> </w:t>
      </w:r>
      <w:r w:rsidR="007577EE">
        <w:rPr>
          <w:rFonts w:ascii="Arial" w:hAnsi="Arial" w:cs="Arial"/>
          <w:sz w:val="24"/>
          <w:szCs w:val="24"/>
        </w:rPr>
        <w:t xml:space="preserve">phenology invasive grasses (E. caput-medusae – A </w:t>
      </w:r>
      <w:proofErr w:type="spellStart"/>
      <w:r w:rsidR="007577EE">
        <w:rPr>
          <w:rFonts w:ascii="Arial" w:hAnsi="Arial" w:cs="Arial"/>
          <w:sz w:val="24"/>
          <w:szCs w:val="24"/>
        </w:rPr>
        <w:t>triuncialis</w:t>
      </w:r>
      <w:proofErr w:type="spellEnd"/>
      <w:r w:rsidR="007577EE">
        <w:rPr>
          <w:rFonts w:ascii="Arial" w:hAnsi="Arial" w:cs="Arial"/>
          <w:sz w:val="24"/>
          <w:szCs w:val="24"/>
        </w:rPr>
        <w:t>) are rapidly able to invade plots of exotic annual grasses</w:t>
      </w:r>
      <w:r w:rsidR="000832C7">
        <w:rPr>
          <w:rFonts w:ascii="Arial" w:hAnsi="Arial" w:cs="Arial"/>
          <w:sz w:val="24"/>
          <w:szCs w:val="24"/>
        </w:rPr>
        <w:t xml:space="preserve"> when </w:t>
      </w:r>
      <w:r w:rsidR="00991963">
        <w:rPr>
          <w:rFonts w:ascii="Arial" w:hAnsi="Arial" w:cs="Arial"/>
          <w:sz w:val="24"/>
          <w:szCs w:val="24"/>
        </w:rPr>
        <w:t xml:space="preserve">precipitation is high. </w:t>
      </w:r>
      <w:r w:rsidR="0063161B">
        <w:rPr>
          <w:rFonts w:ascii="Arial" w:hAnsi="Arial" w:cs="Arial"/>
          <w:sz w:val="24"/>
          <w:szCs w:val="24"/>
        </w:rPr>
        <w:t xml:space="preserve">On the other hand, all states increased in their transition frequency to a state dominated by two annual exotic grasses, A. </w:t>
      </w:r>
      <w:proofErr w:type="spellStart"/>
      <w:r w:rsidR="0063161B">
        <w:rPr>
          <w:rFonts w:ascii="Arial" w:hAnsi="Arial" w:cs="Arial"/>
          <w:sz w:val="24"/>
          <w:szCs w:val="24"/>
        </w:rPr>
        <w:t>fatua</w:t>
      </w:r>
      <w:proofErr w:type="spellEnd"/>
      <w:r w:rsidR="0063161B">
        <w:rPr>
          <w:rFonts w:ascii="Arial" w:hAnsi="Arial" w:cs="Arial"/>
          <w:sz w:val="24"/>
          <w:szCs w:val="24"/>
        </w:rPr>
        <w:t xml:space="preserve"> and B. </w:t>
      </w:r>
      <w:proofErr w:type="spellStart"/>
      <w:r w:rsidR="0063161B">
        <w:rPr>
          <w:rFonts w:ascii="Arial" w:hAnsi="Arial" w:cs="Arial"/>
          <w:sz w:val="24"/>
          <w:szCs w:val="24"/>
        </w:rPr>
        <w:t>diandrus</w:t>
      </w:r>
      <w:proofErr w:type="spellEnd"/>
      <w:r w:rsidR="0063161B">
        <w:rPr>
          <w:rFonts w:ascii="Arial" w:hAnsi="Arial" w:cs="Arial"/>
          <w:sz w:val="24"/>
          <w:szCs w:val="24"/>
        </w:rPr>
        <w:t>, when precipitation fell far below historic norms.</w:t>
      </w:r>
    </w:p>
    <w:p w14:paraId="170EFB97" w14:textId="355C0B0B" w:rsidR="00F313FD" w:rsidRPr="00F313FD" w:rsidRDefault="00A8283B" w:rsidP="00F313FD">
      <w:pPr>
        <w:rPr>
          <w:rFonts w:ascii="Arial" w:hAnsi="Arial" w:cs="Arial"/>
          <w:b/>
          <w:sz w:val="24"/>
          <w:szCs w:val="24"/>
        </w:rPr>
      </w:pPr>
      <w:r w:rsidRPr="00F0573C">
        <w:rPr>
          <w:rFonts w:ascii="Arial" w:hAnsi="Arial" w:cs="Arial"/>
          <w:b/>
          <w:noProof/>
          <w:sz w:val="24"/>
          <w:szCs w:val="24"/>
          <w:vertAlign w:val="subscript"/>
        </w:rPr>
        <w:drawing>
          <wp:inline distT="0" distB="0" distL="0" distR="0" wp14:anchorId="2607FA43" wp14:editId="29774D91">
            <wp:extent cx="6019741" cy="3429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3234" cy="3443020"/>
                    </a:xfrm>
                    <a:prstGeom prst="rect">
                      <a:avLst/>
                    </a:prstGeom>
                    <a:noFill/>
                    <a:ln>
                      <a:noFill/>
                    </a:ln>
                  </pic:spPr>
                </pic:pic>
              </a:graphicData>
            </a:graphic>
          </wp:inline>
        </w:drawing>
      </w:r>
      <w:commentRangeStart w:id="32"/>
      <w:commentRangeEnd w:id="32"/>
      <w:r w:rsidR="00892526">
        <w:rPr>
          <w:rStyle w:val="CommentReference"/>
        </w:rPr>
        <w:commentReference w:id="32"/>
      </w:r>
    </w:p>
    <w:p w14:paraId="1AB12852" w14:textId="727D34BE" w:rsidR="00EA2F10" w:rsidRDefault="006D7C56" w:rsidP="001859A5">
      <w:pPr>
        <w:rPr>
          <w:rFonts w:ascii="Arial" w:hAnsi="Arial" w:cs="Arial"/>
          <w:b/>
          <w:sz w:val="24"/>
          <w:szCs w:val="24"/>
        </w:rPr>
      </w:pPr>
      <w:r>
        <w:rPr>
          <w:rFonts w:ascii="Arial" w:hAnsi="Arial" w:cs="Arial"/>
          <w:b/>
          <w:sz w:val="24"/>
          <w:szCs w:val="24"/>
        </w:rPr>
        <w:t>Discussion</w:t>
      </w:r>
    </w:p>
    <w:p w14:paraId="3D5053F7" w14:textId="77777777" w:rsidR="005D124D" w:rsidRPr="00F610CC" w:rsidRDefault="005D124D" w:rsidP="005D124D">
      <w:pPr>
        <w:pStyle w:val="ListParagraph"/>
        <w:numPr>
          <w:ilvl w:val="0"/>
          <w:numId w:val="1"/>
        </w:numPr>
        <w:rPr>
          <w:rFonts w:ascii="Arial" w:hAnsi="Arial" w:cs="Arial"/>
          <w:sz w:val="24"/>
          <w:szCs w:val="24"/>
        </w:rPr>
      </w:pPr>
      <w:r>
        <w:rPr>
          <w:rFonts w:ascii="Arial" w:hAnsi="Arial" w:cs="Arial"/>
          <w:sz w:val="24"/>
          <w:szCs w:val="24"/>
        </w:rPr>
        <w:t>Given the study’s context within a historic drought, it is important to consider that this range of community variation we see may not be representative of the full scope.</w:t>
      </w:r>
    </w:p>
    <w:p w14:paraId="485D45EC" w14:textId="77777777" w:rsidR="005D124D" w:rsidRDefault="005D124D" w:rsidP="001859A5">
      <w:pPr>
        <w:rPr>
          <w:rFonts w:ascii="Arial" w:hAnsi="Arial" w:cs="Arial"/>
          <w:b/>
          <w:sz w:val="24"/>
          <w:szCs w:val="24"/>
        </w:rPr>
      </w:pPr>
    </w:p>
    <w:p w14:paraId="3F67A093" w14:textId="1DAA9F16" w:rsidR="00F02D16" w:rsidRPr="00F02D16" w:rsidRDefault="00F02D16" w:rsidP="001859A5">
      <w:pPr>
        <w:rPr>
          <w:rFonts w:ascii="Arial" w:hAnsi="Arial" w:cs="Arial"/>
          <w:i/>
          <w:sz w:val="24"/>
          <w:szCs w:val="24"/>
          <w:u w:val="single"/>
        </w:rPr>
      </w:pPr>
      <w:r w:rsidRPr="00F02D16">
        <w:rPr>
          <w:rFonts w:ascii="Arial" w:hAnsi="Arial" w:cs="Arial"/>
          <w:i/>
          <w:sz w:val="24"/>
          <w:szCs w:val="24"/>
          <w:u w:val="single"/>
        </w:rPr>
        <w:t>Revisiting previous questions:</w:t>
      </w:r>
    </w:p>
    <w:p w14:paraId="1EC7D9B2" w14:textId="4B1E1E31" w:rsidR="00502088" w:rsidRDefault="00F02D16" w:rsidP="00502088">
      <w:pPr>
        <w:pStyle w:val="ListParagraph"/>
        <w:numPr>
          <w:ilvl w:val="0"/>
          <w:numId w:val="6"/>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r w:rsidR="00502088">
        <w:rPr>
          <w:rFonts w:ascii="Arial" w:hAnsi="Arial" w:cs="Arial"/>
          <w:sz w:val="24"/>
          <w:szCs w:val="24"/>
        </w:rPr>
        <w:t>?</w:t>
      </w:r>
    </w:p>
    <w:p w14:paraId="515A19DC" w14:textId="77777777" w:rsidR="004212D9" w:rsidRDefault="00337DF1" w:rsidP="00502088">
      <w:pPr>
        <w:pStyle w:val="ListParagraph"/>
        <w:numPr>
          <w:ilvl w:val="1"/>
          <w:numId w:val="6"/>
        </w:numPr>
        <w:rPr>
          <w:rFonts w:ascii="Arial" w:hAnsi="Arial" w:cs="Arial"/>
          <w:sz w:val="24"/>
          <w:szCs w:val="24"/>
        </w:rPr>
      </w:pPr>
      <w:r>
        <w:rPr>
          <w:rFonts w:ascii="Arial" w:hAnsi="Arial" w:cs="Arial"/>
          <w:sz w:val="24"/>
          <w:szCs w:val="24"/>
        </w:rPr>
        <w:lastRenderedPageBreak/>
        <w:t xml:space="preserve">3 of 4 state assignments roughly follow the general </w:t>
      </w:r>
      <w:r w:rsidR="00154AD5">
        <w:rPr>
          <w:rFonts w:ascii="Arial" w:hAnsi="Arial" w:cs="Arial"/>
          <w:sz w:val="24"/>
          <w:szCs w:val="24"/>
        </w:rPr>
        <w:t xml:space="preserve">notion of divisions between native, exotic, and invasive annual grasses. </w:t>
      </w:r>
      <w:r w:rsidR="006820E1">
        <w:rPr>
          <w:rFonts w:ascii="Arial" w:hAnsi="Arial" w:cs="Arial"/>
          <w:sz w:val="24"/>
          <w:szCs w:val="24"/>
        </w:rPr>
        <w:t xml:space="preserve">However, a fourth distinct state appears to have emerged post the onset of </w:t>
      </w:r>
      <w:r w:rsidR="00491F4C">
        <w:rPr>
          <w:rFonts w:ascii="Arial" w:hAnsi="Arial" w:cs="Arial"/>
          <w:sz w:val="24"/>
          <w:szCs w:val="24"/>
        </w:rPr>
        <w:t xml:space="preserve">a </w:t>
      </w:r>
      <w:r w:rsidR="006820E1">
        <w:rPr>
          <w:rFonts w:ascii="Arial" w:hAnsi="Arial" w:cs="Arial"/>
          <w:sz w:val="24"/>
          <w:szCs w:val="24"/>
        </w:rPr>
        <w:t>historic drought in 2012-2015</w:t>
      </w:r>
      <w:r w:rsidR="00BE77E4">
        <w:rPr>
          <w:rFonts w:ascii="Arial" w:hAnsi="Arial" w:cs="Arial"/>
          <w:sz w:val="24"/>
          <w:szCs w:val="24"/>
        </w:rPr>
        <w:t xml:space="preserve">. </w:t>
      </w:r>
      <w:r w:rsidR="00A231AF">
        <w:rPr>
          <w:rFonts w:ascii="Arial" w:hAnsi="Arial" w:cs="Arial"/>
          <w:sz w:val="24"/>
          <w:szCs w:val="24"/>
        </w:rPr>
        <w:t xml:space="preserve">While other clusters are characterized by </w:t>
      </w:r>
      <w:r w:rsidR="005D31CF">
        <w:rPr>
          <w:rFonts w:ascii="Arial" w:hAnsi="Arial" w:cs="Arial"/>
          <w:sz w:val="24"/>
          <w:szCs w:val="24"/>
        </w:rPr>
        <w:t>species that follow rough</w:t>
      </w:r>
      <w:r w:rsidR="00B87A6B">
        <w:rPr>
          <w:rFonts w:ascii="Arial" w:hAnsi="Arial" w:cs="Arial"/>
          <w:sz w:val="24"/>
          <w:szCs w:val="24"/>
        </w:rPr>
        <w:t xml:space="preserve"> notions of pre-existing associations within the system, this new assemblage arising during the drought period is identified by both naturalized and native grasses that appear able to capitalize on the unique conditions produced by this event.</w:t>
      </w:r>
    </w:p>
    <w:p w14:paraId="08990E36" w14:textId="4F61914B" w:rsidR="00C1222D" w:rsidRDefault="004212D9" w:rsidP="0058135F">
      <w:pPr>
        <w:pStyle w:val="ListParagraph"/>
        <w:numPr>
          <w:ilvl w:val="2"/>
          <w:numId w:val="6"/>
        </w:numPr>
        <w:rPr>
          <w:rFonts w:ascii="Arial" w:hAnsi="Arial" w:cs="Arial"/>
          <w:sz w:val="24"/>
          <w:szCs w:val="24"/>
        </w:rPr>
      </w:pPr>
      <w:r>
        <w:rPr>
          <w:rFonts w:ascii="Arial" w:hAnsi="Arial" w:cs="Arial"/>
          <w:sz w:val="24"/>
          <w:szCs w:val="24"/>
        </w:rPr>
        <w:t xml:space="preserve">This finding illustrates the power of partitioning methods to identify </w:t>
      </w:r>
      <w:r w:rsidR="00890EAC">
        <w:rPr>
          <w:rFonts w:ascii="Arial" w:hAnsi="Arial" w:cs="Arial"/>
          <w:sz w:val="24"/>
          <w:szCs w:val="24"/>
        </w:rPr>
        <w:t xml:space="preserve">discrete </w:t>
      </w:r>
      <w:r>
        <w:rPr>
          <w:rFonts w:ascii="Arial" w:hAnsi="Arial" w:cs="Arial"/>
          <w:sz w:val="24"/>
          <w:szCs w:val="24"/>
        </w:rPr>
        <w:t>vegetation types</w:t>
      </w:r>
      <w:r w:rsidR="00890EAC">
        <w:rPr>
          <w:rFonts w:ascii="Arial" w:hAnsi="Arial" w:cs="Arial"/>
          <w:sz w:val="24"/>
          <w:szCs w:val="24"/>
        </w:rPr>
        <w:t xml:space="preserve"> that may arise under novel circumstances</w:t>
      </w:r>
      <w:r w:rsidR="00A5133D">
        <w:rPr>
          <w:rFonts w:ascii="Arial" w:hAnsi="Arial" w:cs="Arial"/>
          <w:sz w:val="24"/>
          <w:szCs w:val="24"/>
        </w:rPr>
        <w:t xml:space="preserve"> in a given system. </w:t>
      </w:r>
      <w:r w:rsidR="00C1222D">
        <w:rPr>
          <w:rFonts w:ascii="Arial" w:hAnsi="Arial" w:cs="Arial"/>
          <w:sz w:val="24"/>
          <w:szCs w:val="24"/>
        </w:rPr>
        <w:t xml:space="preserve">Conceptual notions of species “groups” which exhibit correlated fluctuations in abundance often form the basis for exploratory </w:t>
      </w:r>
      <w:r w:rsidR="00C01962">
        <w:rPr>
          <w:rFonts w:ascii="Arial" w:hAnsi="Arial" w:cs="Arial"/>
          <w:sz w:val="24"/>
          <w:szCs w:val="24"/>
        </w:rPr>
        <w:t>analysis and management action</w:t>
      </w:r>
      <w:r w:rsidR="005C5B94">
        <w:rPr>
          <w:rFonts w:ascii="Arial" w:hAnsi="Arial" w:cs="Arial"/>
          <w:sz w:val="24"/>
          <w:szCs w:val="24"/>
        </w:rPr>
        <w:t>. While keen observers may be able to identify key vegetation types</w:t>
      </w:r>
      <w:r w:rsidR="0082700F">
        <w:rPr>
          <w:rFonts w:ascii="Arial" w:hAnsi="Arial" w:cs="Arial"/>
          <w:sz w:val="24"/>
          <w:szCs w:val="24"/>
        </w:rPr>
        <w:t xml:space="preserve"> over the long-term</w:t>
      </w:r>
      <w:r w:rsidR="00906A1E">
        <w:rPr>
          <w:rFonts w:ascii="Arial" w:hAnsi="Arial" w:cs="Arial"/>
          <w:sz w:val="24"/>
          <w:szCs w:val="24"/>
        </w:rPr>
        <w:t>,</w:t>
      </w:r>
      <w:r w:rsidR="00B05281">
        <w:rPr>
          <w:rFonts w:ascii="Arial" w:hAnsi="Arial" w:cs="Arial"/>
          <w:sz w:val="24"/>
          <w:szCs w:val="24"/>
        </w:rPr>
        <w:t xml:space="preserve"> </w:t>
      </w:r>
      <w:r w:rsidR="00EC20A7">
        <w:rPr>
          <w:rFonts w:ascii="Arial" w:hAnsi="Arial" w:cs="Arial"/>
          <w:sz w:val="24"/>
          <w:szCs w:val="24"/>
        </w:rPr>
        <w:t xml:space="preserve">more sensitive quantitative approaches are better predisposed to </w:t>
      </w:r>
      <w:r w:rsidR="002545E8">
        <w:rPr>
          <w:rFonts w:ascii="Arial" w:hAnsi="Arial" w:cs="Arial"/>
          <w:sz w:val="24"/>
          <w:szCs w:val="24"/>
        </w:rPr>
        <w:t xml:space="preserve">capture </w:t>
      </w:r>
      <w:r w:rsidR="00A807DC">
        <w:rPr>
          <w:rFonts w:ascii="Arial" w:hAnsi="Arial" w:cs="Arial"/>
          <w:sz w:val="24"/>
          <w:szCs w:val="24"/>
        </w:rPr>
        <w:t xml:space="preserve">these correlations </w:t>
      </w:r>
      <w:r w:rsidR="00EA1411">
        <w:rPr>
          <w:rFonts w:ascii="Arial" w:hAnsi="Arial" w:cs="Arial"/>
          <w:sz w:val="24"/>
          <w:szCs w:val="24"/>
        </w:rPr>
        <w:t>when deviating from historical norms.</w:t>
      </w:r>
    </w:p>
    <w:p w14:paraId="4E2AD1B0" w14:textId="33166FA6" w:rsidR="00910BB8" w:rsidRDefault="00C0296F" w:rsidP="00411AD7">
      <w:pPr>
        <w:pStyle w:val="ListParagraph"/>
        <w:numPr>
          <w:ilvl w:val="2"/>
          <w:numId w:val="6"/>
        </w:numPr>
        <w:rPr>
          <w:rFonts w:ascii="Arial" w:hAnsi="Arial" w:cs="Arial"/>
          <w:sz w:val="24"/>
          <w:szCs w:val="24"/>
        </w:rPr>
      </w:pPr>
      <w:r>
        <w:rPr>
          <w:rFonts w:ascii="Arial" w:hAnsi="Arial" w:cs="Arial"/>
          <w:sz w:val="24"/>
          <w:szCs w:val="24"/>
        </w:rPr>
        <w:t xml:space="preserve">However, </w:t>
      </w:r>
      <w:r w:rsidR="00D24193">
        <w:rPr>
          <w:rFonts w:ascii="Arial" w:hAnsi="Arial" w:cs="Arial"/>
          <w:sz w:val="24"/>
          <w:szCs w:val="24"/>
        </w:rPr>
        <w:t xml:space="preserve">we encourage caution in the interpretation of </w:t>
      </w:r>
      <w:r>
        <w:rPr>
          <w:rFonts w:ascii="Arial" w:hAnsi="Arial" w:cs="Arial"/>
          <w:sz w:val="24"/>
          <w:szCs w:val="24"/>
        </w:rPr>
        <w:t>these approache</w:t>
      </w:r>
      <w:r w:rsidR="00D24193">
        <w:rPr>
          <w:rFonts w:ascii="Arial" w:hAnsi="Arial" w:cs="Arial"/>
          <w:sz w:val="24"/>
          <w:szCs w:val="24"/>
        </w:rPr>
        <w:t xml:space="preserve">s, which </w:t>
      </w:r>
      <w:r>
        <w:rPr>
          <w:rFonts w:ascii="Arial" w:hAnsi="Arial" w:cs="Arial"/>
          <w:sz w:val="24"/>
          <w:szCs w:val="24"/>
        </w:rPr>
        <w:t>may be biased by the scale and duration of sampling</w:t>
      </w:r>
      <w:r w:rsidR="002C2BCC">
        <w:rPr>
          <w:rFonts w:ascii="Arial" w:hAnsi="Arial" w:cs="Arial"/>
          <w:sz w:val="24"/>
          <w:szCs w:val="24"/>
        </w:rPr>
        <w:t xml:space="preserve">; </w:t>
      </w:r>
      <w:r w:rsidR="00411AD7">
        <w:rPr>
          <w:rFonts w:ascii="Arial" w:hAnsi="Arial" w:cs="Arial"/>
          <w:sz w:val="24"/>
          <w:szCs w:val="24"/>
        </w:rPr>
        <w:t xml:space="preserve">our study, characterized by a historic drought, is not likely to represent the full scope of environmental variation experienced within this system, and should serve to complement, not replace, traditional state-transition frameworks. </w:t>
      </w:r>
    </w:p>
    <w:p w14:paraId="4292ED9C" w14:textId="0C68E1DE" w:rsidR="00F02D16" w:rsidRDefault="00F02D16" w:rsidP="00F02D16">
      <w:pPr>
        <w:pStyle w:val="ListParagraph"/>
        <w:numPr>
          <w:ilvl w:val="0"/>
          <w:numId w:val="6"/>
        </w:numPr>
        <w:spacing w:after="160" w:line="259" w:lineRule="auto"/>
        <w:rPr>
          <w:rFonts w:ascii="Arial" w:hAnsi="Arial" w:cs="Arial"/>
          <w:sz w:val="24"/>
          <w:szCs w:val="24"/>
        </w:rPr>
      </w:pPr>
      <w:r>
        <w:rPr>
          <w:rFonts w:ascii="Arial" w:hAnsi="Arial" w:cs="Arial"/>
          <w:sz w:val="24"/>
          <w:szCs w:val="24"/>
        </w:rPr>
        <w:t xml:space="preserve">Are transitions between states characterized by continuous, reversible changes or non-reversible changes? </w:t>
      </w:r>
    </w:p>
    <w:p w14:paraId="2EADAD09" w14:textId="69A45E76" w:rsidR="00A93F32" w:rsidRDefault="00374CD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As may be expected in a system characterized by non-equilibrium dynamics, </w:t>
      </w:r>
      <w:r w:rsidR="006C5BF0">
        <w:rPr>
          <w:rFonts w:ascii="Arial" w:hAnsi="Arial" w:cs="Arial"/>
          <w:sz w:val="24"/>
          <w:szCs w:val="24"/>
        </w:rPr>
        <w:t xml:space="preserve">transitions between vegetation clusters occurred frequently during the duration of sampling without clear convergence to a </w:t>
      </w:r>
      <w:r w:rsidR="0018650F">
        <w:rPr>
          <w:rFonts w:ascii="Arial" w:hAnsi="Arial" w:cs="Arial"/>
          <w:sz w:val="24"/>
          <w:szCs w:val="24"/>
        </w:rPr>
        <w:t>single</w:t>
      </w:r>
      <w:r w:rsidR="006C5BF0">
        <w:rPr>
          <w:rFonts w:ascii="Arial" w:hAnsi="Arial" w:cs="Arial"/>
          <w:sz w:val="24"/>
          <w:szCs w:val="24"/>
        </w:rPr>
        <w:t xml:space="preserve"> community type.</w:t>
      </w:r>
    </w:p>
    <w:p w14:paraId="6F9296F3" w14:textId="33BA0269" w:rsidR="00A93F32" w:rsidRDefault="00CB2A9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w:t>
      </w:r>
      <w:r w:rsidR="00876BBC">
        <w:rPr>
          <w:rFonts w:ascii="Arial" w:hAnsi="Arial" w:cs="Arial"/>
          <w:sz w:val="24"/>
          <w:szCs w:val="24"/>
        </w:rPr>
        <w:t>transition frequencies</w:t>
      </w:r>
      <w:r w:rsidR="00F60019">
        <w:rPr>
          <w:rFonts w:ascii="Arial" w:hAnsi="Arial" w:cs="Arial"/>
          <w:sz w:val="24"/>
          <w:szCs w:val="24"/>
        </w:rPr>
        <w:t xml:space="preserve"> were not </w:t>
      </w:r>
      <w:r w:rsidR="00876BBC">
        <w:rPr>
          <w:rFonts w:ascii="Arial" w:hAnsi="Arial" w:cs="Arial"/>
          <w:sz w:val="24"/>
          <w:szCs w:val="24"/>
        </w:rPr>
        <w:t>uniform across all groups, instead varying as a function of priority effects, environmental variation, and state assignment.</w:t>
      </w:r>
      <w:r w:rsidR="00565461">
        <w:rPr>
          <w:rFonts w:ascii="Arial" w:hAnsi="Arial" w:cs="Arial"/>
          <w:sz w:val="24"/>
          <w:szCs w:val="24"/>
        </w:rPr>
        <w:t xml:space="preserve"> </w:t>
      </w:r>
      <w:proofErr w:type="gramStart"/>
      <w:r w:rsidR="00565461">
        <w:rPr>
          <w:rFonts w:ascii="Arial" w:hAnsi="Arial" w:cs="Arial"/>
          <w:sz w:val="24"/>
          <w:szCs w:val="24"/>
        </w:rPr>
        <w:t>In particular, these</w:t>
      </w:r>
      <w:proofErr w:type="gramEnd"/>
      <w:r w:rsidR="00565461">
        <w:rPr>
          <w:rFonts w:ascii="Arial" w:hAnsi="Arial" w:cs="Arial"/>
          <w:sz w:val="24"/>
          <w:szCs w:val="24"/>
        </w:rPr>
        <w:t xml:space="preserve"> trends appear to </w:t>
      </w:r>
      <w:r w:rsidR="000A7B67">
        <w:rPr>
          <w:rFonts w:ascii="Arial" w:hAnsi="Arial" w:cs="Arial"/>
          <w:sz w:val="24"/>
          <w:szCs w:val="24"/>
        </w:rPr>
        <w:t xml:space="preserve">broadly </w:t>
      </w:r>
      <w:r w:rsidR="00565461">
        <w:rPr>
          <w:rFonts w:ascii="Arial" w:hAnsi="Arial" w:cs="Arial"/>
          <w:sz w:val="24"/>
          <w:szCs w:val="24"/>
        </w:rPr>
        <w:t xml:space="preserve">reflect established </w:t>
      </w:r>
      <w:r w:rsidR="00D57758">
        <w:rPr>
          <w:rFonts w:ascii="Arial" w:hAnsi="Arial" w:cs="Arial"/>
          <w:sz w:val="24"/>
          <w:szCs w:val="24"/>
        </w:rPr>
        <w:t xml:space="preserve">patterns of colonization ability, invasion resistance, and environmental </w:t>
      </w:r>
      <w:r w:rsidR="007C4007">
        <w:rPr>
          <w:rFonts w:ascii="Arial" w:hAnsi="Arial" w:cs="Arial"/>
          <w:sz w:val="24"/>
          <w:szCs w:val="24"/>
        </w:rPr>
        <w:t xml:space="preserve">affinity </w:t>
      </w:r>
      <w:r w:rsidR="00E67534">
        <w:rPr>
          <w:rFonts w:ascii="Arial" w:hAnsi="Arial" w:cs="Arial"/>
          <w:sz w:val="24"/>
          <w:szCs w:val="24"/>
        </w:rPr>
        <w:t xml:space="preserve">in constituent </w:t>
      </w:r>
      <w:r w:rsidR="00861098">
        <w:rPr>
          <w:rFonts w:ascii="Arial" w:hAnsi="Arial" w:cs="Arial"/>
          <w:sz w:val="24"/>
          <w:szCs w:val="24"/>
        </w:rPr>
        <w:t>species.</w:t>
      </w:r>
    </w:p>
    <w:p w14:paraId="6D0F8730" w14:textId="6BE06EAA" w:rsidR="00D5474C" w:rsidRDefault="008428CC"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Exotic annual grasses which dominate </w:t>
      </w:r>
      <w:r w:rsidR="00056C67">
        <w:rPr>
          <w:rFonts w:ascii="Arial" w:hAnsi="Arial" w:cs="Arial"/>
          <w:sz w:val="24"/>
          <w:szCs w:val="24"/>
        </w:rPr>
        <w:t>State</w:t>
      </w:r>
      <w:r>
        <w:rPr>
          <w:rFonts w:ascii="Arial" w:hAnsi="Arial" w:cs="Arial"/>
          <w:sz w:val="24"/>
          <w:szCs w:val="24"/>
        </w:rPr>
        <w:t xml:space="preserve"> </w:t>
      </w:r>
      <w:r w:rsidR="00056C67">
        <w:rPr>
          <w:rFonts w:ascii="Arial" w:hAnsi="Arial" w:cs="Arial"/>
          <w:sz w:val="24"/>
          <w:szCs w:val="24"/>
        </w:rPr>
        <w:t>2</w:t>
      </w:r>
      <w:r>
        <w:rPr>
          <w:rFonts w:ascii="Arial" w:hAnsi="Arial" w:cs="Arial"/>
          <w:sz w:val="24"/>
          <w:szCs w:val="24"/>
        </w:rPr>
        <w:t>, for example</w:t>
      </w:r>
      <w:r w:rsidR="00A50563">
        <w:rPr>
          <w:rFonts w:ascii="Arial" w:hAnsi="Arial" w:cs="Arial"/>
          <w:sz w:val="24"/>
          <w:szCs w:val="24"/>
        </w:rPr>
        <w:t>, were able to quickly dominate communities when represented in seeding mixes.</w:t>
      </w:r>
      <w:r w:rsidR="00CB5FEC">
        <w:rPr>
          <w:rFonts w:ascii="Arial" w:hAnsi="Arial" w:cs="Arial"/>
          <w:sz w:val="24"/>
          <w:szCs w:val="24"/>
        </w:rPr>
        <w:t xml:space="preserve"> </w:t>
      </w:r>
      <w:r w:rsidR="00C6465D">
        <w:rPr>
          <w:rFonts w:ascii="Arial" w:hAnsi="Arial" w:cs="Arial"/>
          <w:sz w:val="24"/>
          <w:szCs w:val="24"/>
        </w:rPr>
        <w:t xml:space="preserve">Despite initial colonization, </w:t>
      </w:r>
      <w:r w:rsidR="00056C67">
        <w:rPr>
          <w:rFonts w:ascii="Arial" w:hAnsi="Arial" w:cs="Arial"/>
          <w:sz w:val="24"/>
          <w:szCs w:val="24"/>
        </w:rPr>
        <w:t>State</w:t>
      </w:r>
      <w:r w:rsidR="00C6465D">
        <w:rPr>
          <w:rFonts w:ascii="Arial" w:hAnsi="Arial" w:cs="Arial"/>
          <w:sz w:val="24"/>
          <w:szCs w:val="24"/>
        </w:rPr>
        <w:t xml:space="preserve"> </w:t>
      </w:r>
      <w:r w:rsidR="00056C67">
        <w:rPr>
          <w:rFonts w:ascii="Arial" w:hAnsi="Arial" w:cs="Arial"/>
          <w:sz w:val="24"/>
          <w:szCs w:val="24"/>
        </w:rPr>
        <w:t>2</w:t>
      </w:r>
      <w:r w:rsidR="00C6465D">
        <w:rPr>
          <w:rFonts w:ascii="Arial" w:hAnsi="Arial" w:cs="Arial"/>
          <w:sz w:val="24"/>
          <w:szCs w:val="24"/>
        </w:rPr>
        <w:t xml:space="preserve"> assignments </w:t>
      </w:r>
      <w:r w:rsidR="002F2248">
        <w:rPr>
          <w:rFonts w:ascii="Arial" w:hAnsi="Arial" w:cs="Arial"/>
          <w:sz w:val="24"/>
          <w:szCs w:val="24"/>
        </w:rPr>
        <w:t xml:space="preserve">were characterized by low stability and </w:t>
      </w:r>
      <w:r w:rsidR="00C6465D">
        <w:rPr>
          <w:rFonts w:ascii="Arial" w:hAnsi="Arial" w:cs="Arial"/>
          <w:sz w:val="24"/>
          <w:szCs w:val="24"/>
        </w:rPr>
        <w:t xml:space="preserve">quickly transitioned, often to cluster </w:t>
      </w:r>
      <w:r w:rsidR="00056C67">
        <w:rPr>
          <w:rFonts w:ascii="Arial" w:hAnsi="Arial" w:cs="Arial"/>
          <w:sz w:val="24"/>
          <w:szCs w:val="24"/>
        </w:rPr>
        <w:t>3</w:t>
      </w:r>
      <w:r w:rsidR="00C6465D">
        <w:rPr>
          <w:rFonts w:ascii="Arial" w:hAnsi="Arial" w:cs="Arial"/>
          <w:sz w:val="24"/>
          <w:szCs w:val="24"/>
        </w:rPr>
        <w:t xml:space="preserve"> (invasive species)</w:t>
      </w:r>
      <w:r w:rsidR="002F2248">
        <w:rPr>
          <w:rFonts w:ascii="Arial" w:hAnsi="Arial" w:cs="Arial"/>
          <w:sz w:val="24"/>
          <w:szCs w:val="24"/>
        </w:rPr>
        <w:t>.</w:t>
      </w:r>
    </w:p>
    <w:p w14:paraId="4F91FD5D" w14:textId="448F32D1" w:rsidR="002F2248" w:rsidRPr="00D5474C" w:rsidRDefault="002F2248"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is in contrast two </w:t>
      </w:r>
      <w:r w:rsidR="00056C67">
        <w:rPr>
          <w:rFonts w:ascii="Arial" w:hAnsi="Arial" w:cs="Arial"/>
          <w:sz w:val="24"/>
          <w:szCs w:val="24"/>
        </w:rPr>
        <w:t>State</w:t>
      </w:r>
      <w:r>
        <w:rPr>
          <w:rFonts w:ascii="Arial" w:hAnsi="Arial" w:cs="Arial"/>
          <w:sz w:val="24"/>
          <w:szCs w:val="24"/>
        </w:rPr>
        <w:t xml:space="preserve"> 1, native perennial grasses, which </w:t>
      </w:r>
      <w:r w:rsidR="002F5CC0">
        <w:rPr>
          <w:rFonts w:ascii="Arial" w:hAnsi="Arial" w:cs="Arial"/>
          <w:sz w:val="24"/>
          <w:szCs w:val="24"/>
        </w:rPr>
        <w:t xml:space="preserve">were characterized by high stability across a variety of climatic conditions, </w:t>
      </w:r>
      <w:r w:rsidR="00713404">
        <w:rPr>
          <w:rFonts w:ascii="Arial" w:hAnsi="Arial" w:cs="Arial"/>
          <w:sz w:val="24"/>
          <w:szCs w:val="24"/>
        </w:rPr>
        <w:t xml:space="preserve">but largely unable to </w:t>
      </w:r>
      <w:r w:rsidR="009F1681">
        <w:rPr>
          <w:rFonts w:ascii="Arial" w:hAnsi="Arial" w:cs="Arial"/>
          <w:sz w:val="24"/>
          <w:szCs w:val="24"/>
        </w:rPr>
        <w:t>compose a significant proportion of communities where they were not represented in initial seeding.</w:t>
      </w:r>
    </w:p>
    <w:p w14:paraId="0FC77A99" w14:textId="72B6F0F5" w:rsidR="00A93F32" w:rsidRDefault="00A93F32" w:rsidP="00A93F32">
      <w:pPr>
        <w:spacing w:after="160" w:line="259" w:lineRule="auto"/>
        <w:rPr>
          <w:rFonts w:ascii="Arial" w:hAnsi="Arial" w:cs="Arial"/>
          <w:sz w:val="24"/>
          <w:szCs w:val="24"/>
        </w:rPr>
      </w:pPr>
    </w:p>
    <w:p w14:paraId="6F46DBBD" w14:textId="77777777" w:rsidR="00A93F32" w:rsidRPr="00A93F32" w:rsidRDefault="00A93F32" w:rsidP="00A93F32">
      <w:pPr>
        <w:spacing w:after="160" w:line="259" w:lineRule="auto"/>
        <w:rPr>
          <w:rFonts w:ascii="Arial" w:hAnsi="Arial" w:cs="Arial"/>
          <w:sz w:val="24"/>
          <w:szCs w:val="24"/>
        </w:rPr>
      </w:pPr>
    </w:p>
    <w:p w14:paraId="1B9F42BE" w14:textId="5EB6B95F" w:rsidR="00821C9A" w:rsidRPr="0050366E" w:rsidRDefault="00B21CD8"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We find that many transitions between communities are reversible and highly frequent, corresponding with our notion of these communities as being dominated by non-equilibrium dynamics.</w:t>
      </w:r>
    </w:p>
    <w:p w14:paraId="22F25CF6" w14:textId="4E017294" w:rsidR="0050366E" w:rsidRDefault="0050366E"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over the course of our experiment, we also found that </w:t>
      </w:r>
      <w:r w:rsidR="00ED5218">
        <w:rPr>
          <w:rFonts w:ascii="Arial" w:hAnsi="Arial" w:cs="Arial"/>
          <w:sz w:val="24"/>
          <w:szCs w:val="24"/>
        </w:rPr>
        <w:t>certain states varied considerably in their resilience and transition direction.</w:t>
      </w:r>
      <w:r w:rsidR="003C50A8">
        <w:rPr>
          <w:rFonts w:ascii="Arial" w:hAnsi="Arial" w:cs="Arial"/>
          <w:sz w:val="24"/>
          <w:szCs w:val="24"/>
        </w:rPr>
        <w:t xml:space="preserve"> Native states appeared to be </w:t>
      </w:r>
      <w:r w:rsidR="00AB5031">
        <w:rPr>
          <w:rFonts w:ascii="Arial" w:hAnsi="Arial" w:cs="Arial"/>
          <w:sz w:val="24"/>
          <w:szCs w:val="24"/>
        </w:rPr>
        <w:t xml:space="preserve">resilient to </w:t>
      </w:r>
      <w:r w:rsidR="001C10BC">
        <w:rPr>
          <w:rFonts w:ascii="Arial" w:hAnsi="Arial" w:cs="Arial"/>
          <w:sz w:val="24"/>
          <w:szCs w:val="24"/>
        </w:rPr>
        <w:t xml:space="preserve">largely </w:t>
      </w:r>
      <w:r w:rsidR="00AF551F">
        <w:rPr>
          <w:rFonts w:ascii="Arial" w:hAnsi="Arial" w:cs="Arial"/>
          <w:sz w:val="24"/>
          <w:szCs w:val="24"/>
        </w:rPr>
        <w:t xml:space="preserve">resilient </w:t>
      </w:r>
      <w:r w:rsidR="00AB5031">
        <w:rPr>
          <w:rFonts w:ascii="Arial" w:hAnsi="Arial" w:cs="Arial"/>
          <w:sz w:val="24"/>
          <w:szCs w:val="24"/>
        </w:rPr>
        <w:t>state change</w:t>
      </w:r>
      <w:r w:rsidR="003C50A8">
        <w:rPr>
          <w:rFonts w:ascii="Arial" w:hAnsi="Arial" w:cs="Arial"/>
          <w:sz w:val="24"/>
          <w:szCs w:val="24"/>
        </w:rPr>
        <w:t xml:space="preserve">, while others, such as </w:t>
      </w:r>
      <w:r w:rsidR="00B71AA5">
        <w:rPr>
          <w:rFonts w:ascii="Arial" w:hAnsi="Arial" w:cs="Arial"/>
          <w:sz w:val="24"/>
          <w:szCs w:val="24"/>
        </w:rPr>
        <w:t xml:space="preserve">State </w:t>
      </w:r>
      <w:r w:rsidR="00A65CA0">
        <w:rPr>
          <w:rFonts w:ascii="Arial" w:hAnsi="Arial" w:cs="Arial"/>
          <w:sz w:val="24"/>
          <w:szCs w:val="24"/>
        </w:rPr>
        <w:t xml:space="preserve">2 </w:t>
      </w:r>
      <w:r w:rsidR="00B71AA5">
        <w:rPr>
          <w:rFonts w:ascii="Arial" w:hAnsi="Arial" w:cs="Arial"/>
          <w:sz w:val="24"/>
          <w:szCs w:val="24"/>
        </w:rPr>
        <w:t xml:space="preserve">composed of a subset of </w:t>
      </w:r>
      <w:r w:rsidR="003C50A8">
        <w:rPr>
          <w:rFonts w:ascii="Arial" w:hAnsi="Arial" w:cs="Arial"/>
          <w:sz w:val="24"/>
          <w:szCs w:val="24"/>
        </w:rPr>
        <w:t>annual grasses, dominated many planting compositions early on</w:t>
      </w:r>
      <w:r w:rsidR="00CC433E">
        <w:rPr>
          <w:rFonts w:ascii="Arial" w:hAnsi="Arial" w:cs="Arial"/>
          <w:sz w:val="24"/>
          <w:szCs w:val="24"/>
        </w:rPr>
        <w:t xml:space="preserve">, but were </w:t>
      </w:r>
      <w:r w:rsidR="00DE4383">
        <w:rPr>
          <w:rFonts w:ascii="Arial" w:hAnsi="Arial" w:cs="Arial"/>
          <w:sz w:val="24"/>
          <w:szCs w:val="24"/>
        </w:rPr>
        <w:t>not particularly stable.</w:t>
      </w:r>
    </w:p>
    <w:p w14:paraId="19B24581" w14:textId="77777777" w:rsidR="00F02D16" w:rsidRDefault="00F02D16" w:rsidP="00F02D16">
      <w:pPr>
        <w:pStyle w:val="ListParagraph"/>
        <w:numPr>
          <w:ilvl w:val="0"/>
          <w:numId w:val="6"/>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7DEEA199" w14:textId="77777777" w:rsidR="00D10B00"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Consistent with reported invasions of exotic annual grasses, transitions between annual dominated states and invasive species are frequent, particularly in wet years.</w:t>
      </w:r>
    </w:p>
    <w:p w14:paraId="37A485EA" w14:textId="723E1143" w:rsidR="00196E01"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severe drought appears to have dramatic effects on both the stability and persistence of different states. </w:t>
      </w:r>
      <w:r w:rsidR="00493A29">
        <w:rPr>
          <w:rFonts w:ascii="Arial" w:hAnsi="Arial" w:cs="Arial"/>
          <w:sz w:val="24"/>
          <w:szCs w:val="24"/>
        </w:rPr>
        <w:t xml:space="preserve">States </w:t>
      </w:r>
      <w:commentRangeStart w:id="33"/>
      <w:r w:rsidR="00493A29">
        <w:rPr>
          <w:rFonts w:ascii="Arial" w:hAnsi="Arial" w:cs="Arial"/>
          <w:sz w:val="24"/>
          <w:szCs w:val="24"/>
        </w:rPr>
        <w:t>dominated by i</w:t>
      </w:r>
      <w:r>
        <w:rPr>
          <w:rFonts w:ascii="Arial" w:hAnsi="Arial" w:cs="Arial"/>
          <w:sz w:val="24"/>
          <w:szCs w:val="24"/>
        </w:rPr>
        <w:t xml:space="preserve">nvasive species, which exhibit later phenology, were likely to shift </w:t>
      </w:r>
      <w:r w:rsidR="00493A29">
        <w:rPr>
          <w:rFonts w:ascii="Arial" w:hAnsi="Arial" w:cs="Arial"/>
          <w:sz w:val="24"/>
          <w:szCs w:val="24"/>
        </w:rPr>
        <w:t xml:space="preserve">to </w:t>
      </w:r>
      <w:r w:rsidR="007C6F1D">
        <w:rPr>
          <w:rFonts w:ascii="Arial" w:hAnsi="Arial" w:cs="Arial"/>
          <w:sz w:val="24"/>
          <w:szCs w:val="24"/>
        </w:rPr>
        <w:t>a more drought-tolerant state when</w:t>
      </w:r>
      <w:r w:rsidR="00D97031">
        <w:rPr>
          <w:rFonts w:ascii="Arial" w:hAnsi="Arial" w:cs="Arial"/>
          <w:sz w:val="24"/>
          <w:szCs w:val="24"/>
        </w:rPr>
        <w:t xml:space="preserve"> </w:t>
      </w:r>
      <w:r w:rsidR="00C50630">
        <w:rPr>
          <w:rFonts w:ascii="Arial" w:hAnsi="Arial" w:cs="Arial"/>
          <w:sz w:val="24"/>
          <w:szCs w:val="24"/>
        </w:rPr>
        <w:t>during the historic drought from 2014 – 2016.</w:t>
      </w:r>
      <w:commentRangeEnd w:id="33"/>
      <w:r w:rsidR="00DF405F">
        <w:rPr>
          <w:rStyle w:val="CommentReference"/>
        </w:rPr>
        <w:commentReference w:id="33"/>
      </w:r>
    </w:p>
    <w:p w14:paraId="46BA6AEF" w14:textId="49861814" w:rsidR="00D10B00" w:rsidRDefault="00196E01"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Assembly</w:t>
      </w:r>
      <w:r w:rsidR="00C50630">
        <w:rPr>
          <w:rFonts w:ascii="Arial" w:hAnsi="Arial" w:cs="Arial"/>
          <w:sz w:val="24"/>
          <w:szCs w:val="24"/>
        </w:rPr>
        <w:t xml:space="preserve"> </w:t>
      </w:r>
      <w:r>
        <w:rPr>
          <w:rFonts w:ascii="Arial" w:hAnsi="Arial" w:cs="Arial"/>
          <w:sz w:val="24"/>
          <w:szCs w:val="24"/>
        </w:rPr>
        <w:t xml:space="preserve">order continued to have large effects on patterns </w:t>
      </w:r>
      <w:r w:rsidR="00125D07">
        <w:rPr>
          <w:rFonts w:ascii="Arial" w:hAnsi="Arial" w:cs="Arial"/>
          <w:sz w:val="24"/>
          <w:szCs w:val="24"/>
        </w:rPr>
        <w:t>of community turnover, years after planting.</w:t>
      </w:r>
    </w:p>
    <w:p w14:paraId="4C5549EF" w14:textId="5123F96F" w:rsidR="004B0AC8" w:rsidRDefault="00125D07" w:rsidP="00125D07">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effect was most pronounced in “native” states – even when native species were not dominant early on, planting compositions that contained native species were </w:t>
      </w:r>
      <w:r w:rsidR="00595B0A">
        <w:rPr>
          <w:rFonts w:ascii="Arial" w:hAnsi="Arial" w:cs="Arial"/>
          <w:sz w:val="24"/>
          <w:szCs w:val="24"/>
        </w:rPr>
        <w:t xml:space="preserve">more likely to </w:t>
      </w:r>
      <w:r w:rsidR="00C650C0">
        <w:rPr>
          <w:rFonts w:ascii="Arial" w:hAnsi="Arial" w:cs="Arial"/>
          <w:sz w:val="24"/>
          <w:szCs w:val="24"/>
        </w:rPr>
        <w:t xml:space="preserve">transition to a native state </w:t>
      </w:r>
      <w:proofErr w:type="gramStart"/>
      <w:r w:rsidR="00C650C0">
        <w:rPr>
          <w:rFonts w:ascii="Arial" w:hAnsi="Arial" w:cs="Arial"/>
          <w:sz w:val="24"/>
          <w:szCs w:val="24"/>
        </w:rPr>
        <w:t>later on</w:t>
      </w:r>
      <w:proofErr w:type="gramEnd"/>
      <w:r w:rsidR="00C650C0">
        <w:rPr>
          <w:rFonts w:ascii="Arial" w:hAnsi="Arial" w:cs="Arial"/>
          <w:sz w:val="24"/>
          <w:szCs w:val="24"/>
        </w:rPr>
        <w:t>. Conversely, communities that did not receive any native seed</w:t>
      </w:r>
      <w:r w:rsidR="00F20236">
        <w:rPr>
          <w:rFonts w:ascii="Arial" w:hAnsi="Arial" w:cs="Arial"/>
          <w:sz w:val="24"/>
          <w:szCs w:val="24"/>
        </w:rPr>
        <w:t xml:space="preserve"> </w:t>
      </w:r>
      <w:r w:rsidR="004B0AC8">
        <w:rPr>
          <w:rFonts w:ascii="Arial" w:hAnsi="Arial" w:cs="Arial"/>
          <w:sz w:val="24"/>
          <w:szCs w:val="24"/>
        </w:rPr>
        <w:t>very rarely experienced a state transition</w:t>
      </w:r>
      <w:r w:rsidR="00192D73">
        <w:rPr>
          <w:rFonts w:ascii="Arial" w:hAnsi="Arial" w:cs="Arial"/>
          <w:sz w:val="24"/>
          <w:szCs w:val="24"/>
        </w:rPr>
        <w:t xml:space="preserve">, despite </w:t>
      </w:r>
      <w:proofErr w:type="gramStart"/>
      <w:r w:rsidR="00192D73">
        <w:rPr>
          <w:rFonts w:ascii="Arial" w:hAnsi="Arial" w:cs="Arial"/>
          <w:sz w:val="24"/>
          <w:szCs w:val="24"/>
        </w:rPr>
        <w:t>close proximity</w:t>
      </w:r>
      <w:proofErr w:type="gramEnd"/>
      <w:r w:rsidR="00192D73">
        <w:rPr>
          <w:rFonts w:ascii="Arial" w:hAnsi="Arial" w:cs="Arial"/>
          <w:sz w:val="24"/>
          <w:szCs w:val="24"/>
        </w:rPr>
        <w:t xml:space="preserve"> to seed sources of native grasses.</w:t>
      </w:r>
      <w:r w:rsidR="001356FB">
        <w:rPr>
          <w:rFonts w:ascii="Arial" w:hAnsi="Arial" w:cs="Arial"/>
          <w:sz w:val="24"/>
          <w:szCs w:val="24"/>
        </w:rPr>
        <w:t xml:space="preserve"> </w:t>
      </w:r>
    </w:p>
    <w:p w14:paraId="3856A436" w14:textId="660DF361" w:rsidR="00125D07" w:rsidRDefault="004B0AC8" w:rsidP="004B0AC8">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Important for restoration; native species may appear </w:t>
      </w:r>
      <w:r w:rsidR="004679E9">
        <w:rPr>
          <w:rFonts w:ascii="Arial" w:hAnsi="Arial" w:cs="Arial"/>
          <w:sz w:val="24"/>
          <w:szCs w:val="24"/>
        </w:rPr>
        <w:t>when conditions are favorable, even if not abundant early on. Consistent with notions of spatial storage effects in perennial grasslands.</w:t>
      </w:r>
      <w:r>
        <w:rPr>
          <w:rFonts w:ascii="Arial" w:hAnsi="Arial" w:cs="Arial"/>
          <w:sz w:val="24"/>
          <w:szCs w:val="24"/>
        </w:rPr>
        <w:t xml:space="preserve"> </w:t>
      </w:r>
    </w:p>
    <w:p w14:paraId="403EB026" w14:textId="565406F3" w:rsidR="001E5937" w:rsidRDefault="001E5937" w:rsidP="001E5937">
      <w:pPr>
        <w:pStyle w:val="ListParagraph"/>
        <w:numPr>
          <w:ilvl w:val="0"/>
          <w:numId w:val="6"/>
        </w:numPr>
        <w:spacing w:after="160" w:line="259" w:lineRule="auto"/>
        <w:rPr>
          <w:rFonts w:ascii="Arial" w:hAnsi="Arial" w:cs="Arial"/>
          <w:sz w:val="24"/>
          <w:szCs w:val="24"/>
        </w:rPr>
      </w:pPr>
      <w:r>
        <w:rPr>
          <w:rFonts w:ascii="Arial" w:hAnsi="Arial" w:cs="Arial"/>
          <w:sz w:val="24"/>
          <w:szCs w:val="24"/>
        </w:rPr>
        <w:t>Broader conclusions</w:t>
      </w:r>
    </w:p>
    <w:p w14:paraId="709B7569" w14:textId="6840BE4B" w:rsidR="001A6ABB" w:rsidRDefault="00F33853" w:rsidP="001A6ABB">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 and transition modeling </w:t>
      </w:r>
      <w:proofErr w:type="gramStart"/>
      <w:r>
        <w:rPr>
          <w:rFonts w:ascii="Arial" w:hAnsi="Arial" w:cs="Arial"/>
          <w:sz w:val="24"/>
          <w:szCs w:val="24"/>
        </w:rPr>
        <w:t>reveals</w:t>
      </w:r>
      <w:proofErr w:type="gramEnd"/>
      <w:r>
        <w:rPr>
          <w:rFonts w:ascii="Arial" w:hAnsi="Arial" w:cs="Arial"/>
          <w:sz w:val="24"/>
          <w:szCs w:val="24"/>
        </w:rPr>
        <w:t xml:space="preserve"> the influence of key properties influencing vegetation turnover in non-equilibrium systems – resilience as an emergent property of state types, environmental variation, and priority effects.</w:t>
      </w:r>
    </w:p>
    <w:p w14:paraId="081A4D4A" w14:textId="0D2AFCF4" w:rsidR="00F33853" w:rsidRDefault="00F33853" w:rsidP="00F33853">
      <w:pPr>
        <w:pStyle w:val="ListParagraph"/>
        <w:numPr>
          <w:ilvl w:val="2"/>
          <w:numId w:val="6"/>
        </w:numPr>
        <w:spacing w:after="160" w:line="259" w:lineRule="auto"/>
        <w:rPr>
          <w:rFonts w:ascii="Arial" w:hAnsi="Arial" w:cs="Arial"/>
          <w:sz w:val="24"/>
          <w:szCs w:val="24"/>
        </w:rPr>
      </w:pPr>
      <w:r>
        <w:rPr>
          <w:rFonts w:ascii="Arial" w:hAnsi="Arial" w:cs="Arial"/>
          <w:sz w:val="24"/>
          <w:szCs w:val="24"/>
        </w:rPr>
        <w:t>The considerable variation in responses to drought among state types may act as an important stabilizing mechanism in California annual grasslands, contributing to the diversity seen in this system despite a long history of exotic invasion.</w:t>
      </w:r>
    </w:p>
    <w:p w14:paraId="4197FC69" w14:textId="5649680F" w:rsidR="00F33853" w:rsidRDefault="00604662" w:rsidP="00016286">
      <w:pPr>
        <w:pStyle w:val="ListParagraph"/>
        <w:numPr>
          <w:ilvl w:val="2"/>
          <w:numId w:val="6"/>
        </w:numPr>
        <w:spacing w:after="160" w:line="259" w:lineRule="auto"/>
        <w:rPr>
          <w:rFonts w:ascii="Arial" w:hAnsi="Arial" w:cs="Arial"/>
          <w:sz w:val="24"/>
          <w:szCs w:val="24"/>
        </w:rPr>
      </w:pPr>
      <w:r w:rsidRPr="00C543BE">
        <w:rPr>
          <w:rFonts w:ascii="Arial" w:hAnsi="Arial" w:cs="Arial"/>
          <w:sz w:val="24"/>
          <w:szCs w:val="24"/>
        </w:rPr>
        <w:t xml:space="preserve">Competition – colonization tradeoffs are </w:t>
      </w:r>
      <w:r w:rsidR="001B5D3B" w:rsidRPr="00C543BE">
        <w:rPr>
          <w:rFonts w:ascii="Arial" w:hAnsi="Arial" w:cs="Arial"/>
          <w:sz w:val="24"/>
          <w:szCs w:val="24"/>
        </w:rPr>
        <w:t xml:space="preserve">also </w:t>
      </w:r>
      <w:r w:rsidRPr="00C543BE">
        <w:rPr>
          <w:rFonts w:ascii="Arial" w:hAnsi="Arial" w:cs="Arial"/>
          <w:sz w:val="24"/>
          <w:szCs w:val="24"/>
        </w:rPr>
        <w:t xml:space="preserve">hinted </w:t>
      </w:r>
      <w:r w:rsidR="000918E8" w:rsidRPr="00C543BE">
        <w:rPr>
          <w:rFonts w:ascii="Arial" w:hAnsi="Arial" w:cs="Arial"/>
          <w:sz w:val="24"/>
          <w:szCs w:val="24"/>
        </w:rPr>
        <w:t xml:space="preserve">at </w:t>
      </w:r>
      <w:r w:rsidR="00A15407" w:rsidRPr="00C543BE">
        <w:rPr>
          <w:rFonts w:ascii="Arial" w:hAnsi="Arial" w:cs="Arial"/>
          <w:sz w:val="24"/>
          <w:szCs w:val="24"/>
        </w:rPr>
        <w:t xml:space="preserve">by differences in </w:t>
      </w:r>
      <w:r w:rsidR="008E0120" w:rsidRPr="00C543BE">
        <w:rPr>
          <w:rFonts w:ascii="Arial" w:hAnsi="Arial" w:cs="Arial"/>
          <w:sz w:val="24"/>
          <w:szCs w:val="24"/>
        </w:rPr>
        <w:t xml:space="preserve">state </w:t>
      </w:r>
      <w:r w:rsidR="00A15407" w:rsidRPr="00C543BE">
        <w:rPr>
          <w:rFonts w:ascii="Arial" w:hAnsi="Arial" w:cs="Arial"/>
          <w:sz w:val="24"/>
          <w:szCs w:val="24"/>
        </w:rPr>
        <w:t xml:space="preserve">representation </w:t>
      </w:r>
      <w:r w:rsidR="00F22999" w:rsidRPr="00C543BE">
        <w:rPr>
          <w:rFonts w:ascii="Arial" w:hAnsi="Arial" w:cs="Arial"/>
          <w:sz w:val="24"/>
          <w:szCs w:val="24"/>
        </w:rPr>
        <w:t>immediately following seeding</w:t>
      </w:r>
      <w:r w:rsidR="00732317" w:rsidRPr="00C543BE">
        <w:rPr>
          <w:rFonts w:ascii="Arial" w:hAnsi="Arial" w:cs="Arial"/>
          <w:sz w:val="24"/>
          <w:szCs w:val="24"/>
        </w:rPr>
        <w:t xml:space="preserve"> and </w:t>
      </w:r>
      <w:r w:rsidR="00E03F83" w:rsidRPr="00C543BE">
        <w:rPr>
          <w:rFonts w:ascii="Arial" w:hAnsi="Arial" w:cs="Arial"/>
          <w:sz w:val="24"/>
          <w:szCs w:val="24"/>
        </w:rPr>
        <w:t>state resilience</w:t>
      </w:r>
      <w:r w:rsidR="00C543BE">
        <w:rPr>
          <w:rFonts w:ascii="Arial" w:hAnsi="Arial" w:cs="Arial"/>
          <w:sz w:val="24"/>
          <w:szCs w:val="24"/>
        </w:rPr>
        <w:t xml:space="preserve">. Certain annual grass taxa, which formed the basis of state </w:t>
      </w:r>
      <w:r w:rsidR="00C543BE">
        <w:rPr>
          <w:rFonts w:ascii="Arial" w:hAnsi="Arial" w:cs="Arial"/>
          <w:sz w:val="24"/>
          <w:szCs w:val="24"/>
        </w:rPr>
        <w:lastRenderedPageBreak/>
        <w:t xml:space="preserve">assignment 2 that represented a vast majority of plots in our first year of sampling, </w:t>
      </w:r>
      <w:r w:rsidR="001917FA">
        <w:rPr>
          <w:rFonts w:ascii="Arial" w:hAnsi="Arial" w:cs="Arial"/>
          <w:sz w:val="24"/>
          <w:szCs w:val="24"/>
        </w:rPr>
        <w:t xml:space="preserve">may thrive in </w:t>
      </w:r>
      <w:r w:rsidR="001917FA">
        <w:rPr>
          <w:rFonts w:ascii="Arial" w:hAnsi="Arial" w:cs="Arial"/>
          <w:sz w:val="24"/>
          <w:szCs w:val="24"/>
        </w:rPr>
        <w:softHyphen/>
        <w:t>contexts where seed arrival, rather than competition, structures plant communities. Native perennial grasses</w:t>
      </w:r>
      <w:r w:rsidR="000D1094">
        <w:rPr>
          <w:rFonts w:ascii="Arial" w:hAnsi="Arial" w:cs="Arial"/>
          <w:sz w:val="24"/>
          <w:szCs w:val="24"/>
        </w:rPr>
        <w:t xml:space="preserve"> that formed State 1 are thought to be strong competitors once </w:t>
      </w:r>
      <w:proofErr w:type="gramStart"/>
      <w:r w:rsidR="000D1094">
        <w:rPr>
          <w:rFonts w:ascii="Arial" w:hAnsi="Arial" w:cs="Arial"/>
          <w:sz w:val="24"/>
          <w:szCs w:val="24"/>
        </w:rPr>
        <w:t>established, but</w:t>
      </w:r>
      <w:proofErr w:type="gramEnd"/>
      <w:r w:rsidR="000D1094">
        <w:rPr>
          <w:rFonts w:ascii="Arial" w:hAnsi="Arial" w:cs="Arial"/>
          <w:sz w:val="24"/>
          <w:szCs w:val="24"/>
        </w:rPr>
        <w:t xml:space="preserve"> appear limited in their recruitment. </w:t>
      </w:r>
    </w:p>
    <w:p w14:paraId="5929DB4B" w14:textId="6E03F07A" w:rsidR="00056C67" w:rsidRPr="00C543BE" w:rsidRDefault="00056C67" w:rsidP="00056C67">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Finding further confirmed by studies examining perennial grass establishment through seed addition </w:t>
      </w:r>
      <w:r>
        <w:rPr>
          <w:rFonts w:ascii="Arial" w:hAnsi="Arial" w:cs="Arial"/>
          <w:sz w:val="24"/>
          <w:szCs w:val="24"/>
        </w:rPr>
        <w:fldChar w:fldCharType="begin" w:fldLock="1"/>
      </w:r>
      <w:r>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2003)","manualFormatting":"(e.g. Seabloom et al. 2003)","plainTextFormattedCitation":"(Seabloom et al. 2003)","previouslyFormattedCitation":"(Seabloom et al. 2003)"},"properties":{"noteIndex":0},"schema":"https://github.com/citation-style-language/schema/raw/master/csl-citation.json"}</w:instrText>
      </w:r>
      <w:r>
        <w:rPr>
          <w:rFonts w:ascii="Arial" w:hAnsi="Arial" w:cs="Arial"/>
          <w:sz w:val="24"/>
          <w:szCs w:val="24"/>
        </w:rPr>
        <w:fldChar w:fldCharType="separate"/>
      </w:r>
      <w:r w:rsidRPr="00056C67">
        <w:rPr>
          <w:rFonts w:ascii="Arial" w:hAnsi="Arial" w:cs="Arial"/>
          <w:noProof/>
          <w:sz w:val="24"/>
          <w:szCs w:val="24"/>
        </w:rPr>
        <w:t>(</w:t>
      </w:r>
      <w:r>
        <w:rPr>
          <w:rFonts w:ascii="Arial" w:hAnsi="Arial" w:cs="Arial"/>
          <w:noProof/>
          <w:sz w:val="24"/>
          <w:szCs w:val="24"/>
        </w:rPr>
        <w:t xml:space="preserve">e.g. </w:t>
      </w:r>
      <w:r w:rsidRPr="00056C67">
        <w:rPr>
          <w:rFonts w:ascii="Arial" w:hAnsi="Arial" w:cs="Arial"/>
          <w:noProof/>
          <w:sz w:val="24"/>
          <w:szCs w:val="24"/>
        </w:rPr>
        <w:t>Seabloom et al. 2003)</w:t>
      </w:r>
      <w:r>
        <w:rPr>
          <w:rFonts w:ascii="Arial" w:hAnsi="Arial" w:cs="Arial"/>
          <w:sz w:val="24"/>
          <w:szCs w:val="24"/>
        </w:rPr>
        <w:fldChar w:fldCharType="end"/>
      </w:r>
      <w:r>
        <w:rPr>
          <w:rFonts w:ascii="Arial" w:hAnsi="Arial" w:cs="Arial"/>
          <w:sz w:val="24"/>
          <w:szCs w:val="24"/>
        </w:rPr>
        <w:t xml:space="preserve">. </w:t>
      </w:r>
    </w:p>
    <w:p w14:paraId="17575C7A" w14:textId="4FA7C1BD" w:rsidR="00F33853" w:rsidRPr="00F33853" w:rsidRDefault="00F33853" w:rsidP="00F33853">
      <w:pPr>
        <w:spacing w:after="160" w:line="259" w:lineRule="auto"/>
        <w:rPr>
          <w:rFonts w:ascii="Arial" w:hAnsi="Arial" w:cs="Arial"/>
          <w:sz w:val="24"/>
          <w:szCs w:val="24"/>
        </w:rPr>
      </w:pPr>
    </w:p>
    <w:p w14:paraId="26558A20" w14:textId="547AA23E" w:rsidR="00C576A7" w:rsidRDefault="00C576A7" w:rsidP="00C576A7">
      <w:pPr>
        <w:pStyle w:val="ListParagraph"/>
        <w:numPr>
          <w:ilvl w:val="0"/>
          <w:numId w:val="6"/>
        </w:numPr>
        <w:spacing w:after="160" w:line="259" w:lineRule="auto"/>
        <w:rPr>
          <w:rFonts w:ascii="Arial" w:hAnsi="Arial" w:cs="Arial"/>
          <w:sz w:val="24"/>
          <w:szCs w:val="24"/>
        </w:rPr>
      </w:pPr>
      <w:r>
        <w:rPr>
          <w:rFonts w:ascii="Arial" w:hAnsi="Arial" w:cs="Arial"/>
          <w:sz w:val="24"/>
          <w:szCs w:val="24"/>
        </w:rPr>
        <w:t>Some important caveats</w:t>
      </w:r>
    </w:p>
    <w:p w14:paraId="7FAF16C9" w14:textId="3008CF62" w:rsidR="00C576A7" w:rsidRDefault="00C576A7" w:rsidP="00C576A7">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State-transition approaches are great </w:t>
      </w:r>
      <w:r w:rsidR="009B176D">
        <w:rPr>
          <w:rFonts w:ascii="Arial" w:hAnsi="Arial" w:cs="Arial"/>
          <w:sz w:val="24"/>
          <w:szCs w:val="24"/>
        </w:rPr>
        <w:t xml:space="preserve">at distilling down temporal community dynamics into </w:t>
      </w:r>
      <w:r w:rsidR="002F5F04">
        <w:rPr>
          <w:rFonts w:ascii="Arial" w:hAnsi="Arial" w:cs="Arial"/>
          <w:sz w:val="24"/>
          <w:szCs w:val="24"/>
        </w:rPr>
        <w:t xml:space="preserve">groups of species that have similar patterns of </w:t>
      </w:r>
      <w:proofErr w:type="gramStart"/>
      <w:r w:rsidR="002F5F04">
        <w:rPr>
          <w:rFonts w:ascii="Arial" w:hAnsi="Arial" w:cs="Arial"/>
          <w:sz w:val="24"/>
          <w:szCs w:val="24"/>
        </w:rPr>
        <w:t>abundance</w:t>
      </w:r>
      <w:r w:rsidR="00F83235">
        <w:rPr>
          <w:rFonts w:ascii="Arial" w:hAnsi="Arial" w:cs="Arial"/>
          <w:sz w:val="24"/>
          <w:szCs w:val="24"/>
        </w:rPr>
        <w:t>, but</w:t>
      </w:r>
      <w:proofErr w:type="gramEnd"/>
      <w:r w:rsidR="00F83235">
        <w:rPr>
          <w:rFonts w:ascii="Arial" w:hAnsi="Arial" w:cs="Arial"/>
          <w:sz w:val="24"/>
          <w:szCs w:val="24"/>
        </w:rPr>
        <w:t xml:space="preserve"> may not yield </w:t>
      </w:r>
      <w:r w:rsidR="0090149A">
        <w:rPr>
          <w:rFonts w:ascii="Arial" w:hAnsi="Arial" w:cs="Arial"/>
          <w:sz w:val="24"/>
          <w:szCs w:val="24"/>
        </w:rPr>
        <w:t>particularly</w:t>
      </w:r>
      <w:r w:rsidR="00F83235">
        <w:rPr>
          <w:rFonts w:ascii="Arial" w:hAnsi="Arial" w:cs="Arial"/>
          <w:sz w:val="24"/>
          <w:szCs w:val="24"/>
        </w:rPr>
        <w:t xml:space="preserve"> nuanced insights</w:t>
      </w:r>
      <w:r w:rsidR="002F5F04">
        <w:rPr>
          <w:rFonts w:ascii="Arial" w:hAnsi="Arial" w:cs="Arial"/>
          <w:sz w:val="24"/>
          <w:szCs w:val="24"/>
        </w:rPr>
        <w:t>.</w:t>
      </w:r>
    </w:p>
    <w:p w14:paraId="50B977B5" w14:textId="464FE59B" w:rsidR="002F5F04" w:rsidRDefault="002F5F04" w:rsidP="002F5F04">
      <w:pPr>
        <w:pStyle w:val="ListParagraph"/>
        <w:numPr>
          <w:ilvl w:val="2"/>
          <w:numId w:val="6"/>
        </w:numPr>
        <w:spacing w:after="160" w:line="259" w:lineRule="auto"/>
        <w:rPr>
          <w:rFonts w:ascii="Arial" w:hAnsi="Arial" w:cs="Arial"/>
          <w:sz w:val="24"/>
          <w:szCs w:val="24"/>
        </w:rPr>
      </w:pPr>
      <w:r>
        <w:rPr>
          <w:rFonts w:ascii="Arial" w:hAnsi="Arial" w:cs="Arial"/>
          <w:sz w:val="24"/>
          <w:szCs w:val="24"/>
        </w:rPr>
        <w:t>While interpretation of state-transition models can be informed by other studies of individual species dynamics,</w:t>
      </w:r>
      <w:r w:rsidR="00907D5C">
        <w:rPr>
          <w:rFonts w:ascii="Arial" w:hAnsi="Arial" w:cs="Arial"/>
          <w:sz w:val="24"/>
          <w:szCs w:val="24"/>
        </w:rPr>
        <w:t xml:space="preserve"> </w:t>
      </w:r>
      <w:r w:rsidR="0090149A">
        <w:rPr>
          <w:rFonts w:ascii="Arial" w:hAnsi="Arial" w:cs="Arial"/>
          <w:sz w:val="24"/>
          <w:szCs w:val="24"/>
        </w:rPr>
        <w:t xml:space="preserve">it’s difficult to determine </w:t>
      </w:r>
      <w:r w:rsidR="000C12A5">
        <w:rPr>
          <w:rFonts w:ascii="Arial" w:hAnsi="Arial" w:cs="Arial"/>
          <w:sz w:val="24"/>
          <w:szCs w:val="24"/>
        </w:rPr>
        <w:t xml:space="preserve">within-state differences in species abundance in state change models. In our case, this may be an inability to </w:t>
      </w:r>
      <w:commentRangeStart w:id="34"/>
      <w:r w:rsidR="000C12A5">
        <w:rPr>
          <w:rFonts w:ascii="Arial" w:hAnsi="Arial" w:cs="Arial"/>
          <w:sz w:val="24"/>
          <w:szCs w:val="24"/>
        </w:rPr>
        <w:t xml:space="preserve">determine whether </w:t>
      </w:r>
      <w:r w:rsidR="00857D55">
        <w:rPr>
          <w:rFonts w:ascii="Arial" w:hAnsi="Arial" w:cs="Arial"/>
          <w:sz w:val="24"/>
          <w:szCs w:val="24"/>
        </w:rPr>
        <w:t>species are responding to drought, or immediately afterword.</w:t>
      </w:r>
      <w:commentRangeEnd w:id="34"/>
      <w:r w:rsidR="00487C92">
        <w:rPr>
          <w:rStyle w:val="CommentReference"/>
        </w:rPr>
        <w:commentReference w:id="34"/>
      </w:r>
    </w:p>
    <w:p w14:paraId="02284514" w14:textId="50528588" w:rsidR="00857D55" w:rsidRDefault="00857D55" w:rsidP="00857D55">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This </w:t>
      </w:r>
      <w:commentRangeStart w:id="35"/>
      <w:r>
        <w:rPr>
          <w:rFonts w:ascii="Arial" w:hAnsi="Arial" w:cs="Arial"/>
          <w:sz w:val="24"/>
          <w:szCs w:val="24"/>
        </w:rPr>
        <w:t>sort</w:t>
      </w:r>
      <w:commentRangeEnd w:id="35"/>
      <w:r w:rsidR="00AA4AF2">
        <w:rPr>
          <w:rStyle w:val="CommentReference"/>
        </w:rPr>
        <w:commentReference w:id="35"/>
      </w:r>
      <w:r>
        <w:rPr>
          <w:rFonts w:ascii="Arial" w:hAnsi="Arial" w:cs="Arial"/>
          <w:sz w:val="24"/>
          <w:szCs w:val="24"/>
        </w:rPr>
        <w:t xml:space="preserve"> of analysis is limited to the scope of total community variation observed within a given time series of observations – quantitative analysis can be used to </w:t>
      </w:r>
      <w:proofErr w:type="gramStart"/>
      <w:r>
        <w:rPr>
          <w:rFonts w:ascii="Arial" w:hAnsi="Arial" w:cs="Arial"/>
          <w:sz w:val="24"/>
          <w:szCs w:val="24"/>
        </w:rPr>
        <w:t>complement</w:t>
      </w:r>
      <w:proofErr w:type="gramEnd"/>
      <w:r>
        <w:rPr>
          <w:rFonts w:ascii="Arial" w:hAnsi="Arial" w:cs="Arial"/>
          <w:sz w:val="24"/>
          <w:szCs w:val="24"/>
        </w:rPr>
        <w:t xml:space="preserve"> and test predictions made by expert models, not necessarily to create new models from scratch.</w:t>
      </w:r>
    </w:p>
    <w:p w14:paraId="08D98774" w14:textId="35319604" w:rsidR="003818D5"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Detection of environmental parameter effects depends on variation observed (what will happen with drought recovery, for example?)</w:t>
      </w:r>
    </w:p>
    <w:p w14:paraId="4A54F4BD" w14:textId="79BE3495" w:rsidR="000B3A9A"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Limited to the species pool present in a given site. </w:t>
      </w:r>
      <w:r w:rsidR="00431CBC">
        <w:rPr>
          <w:rFonts w:ascii="Arial" w:hAnsi="Arial" w:cs="Arial"/>
          <w:sz w:val="24"/>
          <w:szCs w:val="24"/>
        </w:rPr>
        <w:t>If state-transition models are meant to describe the phases and states that may appear within a given soil type or management context, these all need to be present to be tested</w:t>
      </w:r>
      <w:r w:rsidR="003D2A17">
        <w:rPr>
          <w:rFonts w:ascii="Arial" w:hAnsi="Arial" w:cs="Arial"/>
          <w:sz w:val="24"/>
          <w:szCs w:val="24"/>
        </w:rPr>
        <w:t xml:space="preserve"> in a quantitative </w:t>
      </w:r>
      <w:commentRangeStart w:id="36"/>
      <w:commentRangeStart w:id="37"/>
      <w:r w:rsidR="003D2A17">
        <w:rPr>
          <w:rFonts w:ascii="Arial" w:hAnsi="Arial" w:cs="Arial"/>
          <w:sz w:val="24"/>
          <w:szCs w:val="24"/>
        </w:rPr>
        <w:t>fashion</w:t>
      </w:r>
      <w:commentRangeEnd w:id="36"/>
      <w:r w:rsidR="00131B3C">
        <w:rPr>
          <w:rStyle w:val="CommentReference"/>
        </w:rPr>
        <w:commentReference w:id="36"/>
      </w:r>
      <w:commentRangeEnd w:id="37"/>
      <w:r w:rsidR="00116990">
        <w:rPr>
          <w:rStyle w:val="CommentReference"/>
        </w:rPr>
        <w:commentReference w:id="37"/>
      </w:r>
      <w:r w:rsidR="00431CBC">
        <w:rPr>
          <w:rFonts w:ascii="Arial" w:hAnsi="Arial" w:cs="Arial"/>
          <w:sz w:val="24"/>
          <w:szCs w:val="24"/>
        </w:rPr>
        <w:t>.</w:t>
      </w:r>
    </w:p>
    <w:p w14:paraId="51CF5A14" w14:textId="77777777" w:rsidR="00F02D16" w:rsidRDefault="00F02D16" w:rsidP="001859A5">
      <w:pPr>
        <w:rPr>
          <w:rFonts w:ascii="Arial" w:hAnsi="Arial" w:cs="Arial"/>
          <w:b/>
          <w:sz w:val="24"/>
          <w:szCs w:val="24"/>
        </w:rPr>
      </w:pPr>
    </w:p>
    <w:p w14:paraId="43E8A7AD" w14:textId="77777777" w:rsidR="00E6125C" w:rsidRDefault="00E6125C" w:rsidP="001859A5">
      <w:pPr>
        <w:rPr>
          <w:rFonts w:ascii="Arial" w:hAnsi="Arial" w:cs="Arial"/>
          <w:b/>
          <w:sz w:val="24"/>
          <w:szCs w:val="24"/>
        </w:rPr>
      </w:pPr>
    </w:p>
    <w:p w14:paraId="2BBB6225" w14:textId="587D0BD3" w:rsidR="007D1652" w:rsidRDefault="003B2087" w:rsidP="009D7C90">
      <w:pPr>
        <w:pStyle w:val="ListParagraph"/>
        <w:ind w:left="1440"/>
        <w:rPr>
          <w:rFonts w:ascii="Arial" w:hAnsi="Arial" w:cs="Arial"/>
          <w:b/>
          <w:sz w:val="24"/>
          <w:szCs w:val="24"/>
        </w:rPr>
      </w:pPr>
      <w:r>
        <w:rPr>
          <w:rFonts w:ascii="Arial" w:hAnsi="Arial" w:cs="Arial"/>
          <w:b/>
          <w:sz w:val="24"/>
          <w:szCs w:val="24"/>
        </w:rPr>
        <w:br w:type="page"/>
      </w:r>
    </w:p>
    <w:p w14:paraId="5BAEC79A" w14:textId="6E76D117" w:rsidR="003B2087" w:rsidRDefault="003B2087">
      <w:pPr>
        <w:rPr>
          <w:rFonts w:ascii="Arial" w:hAnsi="Arial" w:cs="Arial"/>
          <w:b/>
          <w:sz w:val="24"/>
          <w:szCs w:val="24"/>
        </w:rPr>
      </w:pPr>
      <w:commentRangeStart w:id="38"/>
      <w:r>
        <w:rPr>
          <w:rFonts w:ascii="Arial" w:hAnsi="Arial" w:cs="Arial"/>
          <w:b/>
          <w:sz w:val="24"/>
          <w:szCs w:val="24"/>
        </w:rPr>
        <w:lastRenderedPageBreak/>
        <w:t>References</w:t>
      </w:r>
      <w:commentRangeEnd w:id="38"/>
      <w:r w:rsidR="00056C67">
        <w:rPr>
          <w:rStyle w:val="CommentReference"/>
        </w:rPr>
        <w:commentReference w:id="38"/>
      </w:r>
    </w:p>
    <w:p w14:paraId="3536E67F"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Allen-Diaz, B., &amp; Bartolome, J. W. (1998). Sagebrush – Grass Vegetation </w:t>
      </w:r>
      <w:proofErr w:type="gramStart"/>
      <w:r w:rsidRPr="00377411">
        <w:rPr>
          <w:rFonts w:ascii="Times New Roman" w:eastAsia="Times New Roman" w:hAnsi="Times New Roman" w:cs="Times New Roman"/>
          <w:sz w:val="24"/>
          <w:szCs w:val="24"/>
        </w:rPr>
        <w:t>Dynamics :</w:t>
      </w:r>
      <w:proofErr w:type="gramEnd"/>
      <w:r w:rsidRPr="00377411">
        <w:rPr>
          <w:rFonts w:ascii="Times New Roman" w:eastAsia="Times New Roman" w:hAnsi="Times New Roman" w:cs="Times New Roman"/>
          <w:sz w:val="24"/>
          <w:szCs w:val="24"/>
        </w:rPr>
        <w:t xml:space="preserve"> Comparing Classical and State-Transition Models.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(3), 795–804.</w:t>
      </w:r>
    </w:p>
    <w:p w14:paraId="163577C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Bagchi</w:t>
      </w:r>
      <w:proofErr w:type="spellEnd"/>
      <w:r w:rsidRPr="00377411">
        <w:rPr>
          <w:rFonts w:ascii="Times New Roman" w:eastAsia="Times New Roman" w:hAnsi="Times New Roman" w:cs="Times New Roman"/>
          <w:sz w:val="24"/>
          <w:szCs w:val="24"/>
        </w:rPr>
        <w:t xml:space="preserve">, S., </w:t>
      </w: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Wu, X. B., </w:t>
      </w:r>
      <w:proofErr w:type="spellStart"/>
      <w:r w:rsidRPr="00377411">
        <w:rPr>
          <w:rFonts w:ascii="Times New Roman" w:eastAsia="Times New Roman" w:hAnsi="Times New Roman" w:cs="Times New Roman"/>
          <w:sz w:val="24"/>
          <w:szCs w:val="24"/>
        </w:rPr>
        <w:t>McClaran</w:t>
      </w:r>
      <w:proofErr w:type="spellEnd"/>
      <w:r w:rsidRPr="00377411">
        <w:rPr>
          <w:rFonts w:ascii="Times New Roman" w:eastAsia="Times New Roman" w:hAnsi="Times New Roman" w:cs="Times New Roman"/>
          <w:sz w:val="24"/>
          <w:szCs w:val="24"/>
        </w:rPr>
        <w:t xml:space="preserve">, M. P.,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B. T., &amp; Fernández-</w:t>
      </w:r>
      <w:proofErr w:type="spellStart"/>
      <w:r w:rsidRPr="00377411">
        <w:rPr>
          <w:rFonts w:ascii="Times New Roman" w:eastAsia="Times New Roman" w:hAnsi="Times New Roman" w:cs="Times New Roman"/>
          <w:sz w:val="24"/>
          <w:szCs w:val="24"/>
        </w:rPr>
        <w:t>Giménez</w:t>
      </w:r>
      <w:proofErr w:type="spellEnd"/>
      <w:r w:rsidRPr="00377411">
        <w:rPr>
          <w:rFonts w:ascii="Times New Roman" w:eastAsia="Times New Roman" w:hAnsi="Times New Roman" w:cs="Times New Roman"/>
          <w:sz w:val="24"/>
          <w:szCs w:val="24"/>
        </w:rPr>
        <w:t xml:space="preserve">, M. E. (2012). Empirical assessment of state-and-transition models with a long-term vegetation record from the Sonoran Desert.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22</w:t>
      </w:r>
      <w:r w:rsidRPr="00377411">
        <w:rPr>
          <w:rFonts w:ascii="Times New Roman" w:eastAsia="Times New Roman" w:hAnsi="Times New Roman" w:cs="Times New Roman"/>
          <w:sz w:val="24"/>
          <w:szCs w:val="24"/>
        </w:rPr>
        <w:t>(2), 400–411. https://doi.org/10.1890/11-0704.1</w:t>
      </w:r>
    </w:p>
    <w:p w14:paraId="1C408E0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(2005). Society for Range Management State-and-Transition </w:t>
      </w:r>
      <w:proofErr w:type="gramStart"/>
      <w:r w:rsidRPr="00377411">
        <w:rPr>
          <w:rFonts w:ascii="Times New Roman" w:eastAsia="Times New Roman" w:hAnsi="Times New Roman" w:cs="Times New Roman"/>
          <w:sz w:val="24"/>
          <w:szCs w:val="24"/>
        </w:rPr>
        <w:t>Models ,</w:t>
      </w:r>
      <w:proofErr w:type="gramEnd"/>
      <w:r w:rsidRPr="00377411">
        <w:rPr>
          <w:rFonts w:ascii="Times New Roman" w:eastAsia="Times New Roman" w:hAnsi="Times New Roman" w:cs="Times New Roman"/>
          <w:sz w:val="24"/>
          <w:szCs w:val="24"/>
        </w:rPr>
        <w:t xml:space="preserve"> Thresholds , and Rangeland Health : A Synthesis of Ecological Concepts and Perspectives Author ( s ): D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proofErr w:type="gram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w:t>
      </w:r>
      <w:proofErr w:type="gramEnd"/>
      <w:r w:rsidRPr="00377411">
        <w:rPr>
          <w:rFonts w:ascii="Times New Roman" w:eastAsia="Times New Roman" w:hAnsi="Times New Roman" w:cs="Times New Roman"/>
          <w:sz w:val="24"/>
          <w:szCs w:val="24"/>
        </w:rPr>
        <w:t xml:space="preserve"> S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and </w:t>
      </w:r>
      <w:proofErr w:type="gramStart"/>
      <w:r w:rsidRPr="00377411">
        <w:rPr>
          <w:rFonts w:ascii="Times New Roman" w:eastAsia="Times New Roman" w:hAnsi="Times New Roman" w:cs="Times New Roman"/>
          <w:sz w:val="24"/>
          <w:szCs w:val="24"/>
        </w:rPr>
        <w:t>F .</w:t>
      </w:r>
      <w:proofErr w:type="gramEnd"/>
      <w:r w:rsidRPr="00377411">
        <w:rPr>
          <w:rFonts w:ascii="Times New Roman" w:eastAsia="Times New Roman" w:hAnsi="Times New Roman" w:cs="Times New Roman"/>
          <w:sz w:val="24"/>
          <w:szCs w:val="24"/>
        </w:rPr>
        <w:t xml:space="preserve"> </w:t>
      </w:r>
      <w:proofErr w:type="gramStart"/>
      <w:r w:rsidRPr="00377411">
        <w:rPr>
          <w:rFonts w:ascii="Times New Roman" w:eastAsia="Times New Roman" w:hAnsi="Times New Roman" w:cs="Times New Roman"/>
          <w:sz w:val="24"/>
          <w:szCs w:val="24"/>
        </w:rPr>
        <w:t>E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 </w:t>
      </w:r>
      <w:r w:rsidRPr="00377411">
        <w:rPr>
          <w:rFonts w:ascii="Times New Roman" w:eastAsia="Times New Roman" w:hAnsi="Times New Roman" w:cs="Times New Roman"/>
          <w:i/>
          <w:iCs/>
          <w:sz w:val="24"/>
          <w:szCs w:val="24"/>
        </w:rPr>
        <w:t>Rangeland Ecology &amp;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58</w:t>
      </w:r>
      <w:r w:rsidRPr="00377411">
        <w:rPr>
          <w:rFonts w:ascii="Times New Roman" w:eastAsia="Times New Roman" w:hAnsi="Times New Roman" w:cs="Times New Roman"/>
          <w:sz w:val="24"/>
          <w:szCs w:val="24"/>
        </w:rPr>
        <w:t>(1), 1–10. https://doi.org/10.2111/1551-5028(2005)58&lt;1</w:t>
      </w:r>
    </w:p>
    <w:p w14:paraId="73960EC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xml:space="preserve">, B. T., Stringham, T. K., &amp; Shaver, P. L. (2008). Recommendations for development of resilience-based state-and-transition models. </w:t>
      </w:r>
      <w:r w:rsidRPr="00377411">
        <w:rPr>
          <w:rFonts w:ascii="Times New Roman" w:eastAsia="Times New Roman" w:hAnsi="Times New Roman" w:cs="Times New Roman"/>
          <w:i/>
          <w:iCs/>
          <w:sz w:val="24"/>
          <w:szCs w:val="24"/>
        </w:rPr>
        <w:t>Rangeland Ecology and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61</w:t>
      </w:r>
      <w:r w:rsidRPr="00377411">
        <w:rPr>
          <w:rFonts w:ascii="Times New Roman" w:eastAsia="Times New Roman" w:hAnsi="Times New Roman" w:cs="Times New Roman"/>
          <w:sz w:val="24"/>
          <w:szCs w:val="24"/>
        </w:rPr>
        <w:t>(4), 359–367. https://doi.org/10.2111/07-051.1</w:t>
      </w:r>
    </w:p>
    <w:p w14:paraId="5EC25092"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(2003). Vegetation dynamics on rangelands: A critique of the current paradigms. </w:t>
      </w:r>
      <w:r w:rsidRPr="00377411">
        <w:rPr>
          <w:rFonts w:ascii="Times New Roman" w:eastAsia="Times New Roman" w:hAnsi="Times New Roman" w:cs="Times New Roman"/>
          <w:i/>
          <w:iCs/>
          <w:sz w:val="24"/>
          <w:szCs w:val="24"/>
        </w:rPr>
        <w:t>Journal of Applied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40</w:t>
      </w:r>
      <w:r w:rsidRPr="00377411">
        <w:rPr>
          <w:rFonts w:ascii="Times New Roman" w:eastAsia="Times New Roman" w:hAnsi="Times New Roman" w:cs="Times New Roman"/>
          <w:sz w:val="24"/>
          <w:szCs w:val="24"/>
        </w:rPr>
        <w:t>(4), 601–614. https://doi.org/10.1046/j.1365-2664.2003.00837.x</w:t>
      </w:r>
    </w:p>
    <w:p w14:paraId="2A8765B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Clary, J. (2008). Rainfall seasonality determines annual/perennial grass balance in vegetation of Mediterranean Iberian.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195</w:t>
      </w:r>
      <w:r w:rsidRPr="00377411">
        <w:rPr>
          <w:rFonts w:ascii="Times New Roman" w:eastAsia="Times New Roman" w:hAnsi="Times New Roman" w:cs="Times New Roman"/>
          <w:sz w:val="24"/>
          <w:szCs w:val="24"/>
        </w:rPr>
        <w:t>(1), 13–20. https://doi.org/10.1007/s11258-007-9294-9</w:t>
      </w:r>
    </w:p>
    <w:p w14:paraId="275627B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Corbin, J. D., &amp; </w:t>
      </w:r>
      <w:proofErr w:type="spellStart"/>
      <w:r w:rsidRPr="00377411">
        <w:rPr>
          <w:rFonts w:ascii="Times New Roman" w:eastAsia="Times New Roman" w:hAnsi="Times New Roman" w:cs="Times New Roman"/>
          <w:sz w:val="24"/>
          <w:szCs w:val="24"/>
        </w:rPr>
        <w:t>D’Antonio</w:t>
      </w:r>
      <w:proofErr w:type="spellEnd"/>
      <w:r w:rsidRPr="00377411">
        <w:rPr>
          <w:rFonts w:ascii="Times New Roman" w:eastAsia="Times New Roman" w:hAnsi="Times New Roman" w:cs="Times New Roman"/>
          <w:sz w:val="24"/>
          <w:szCs w:val="24"/>
        </w:rPr>
        <w:t xml:space="preserve">, C. M. (2010). Not novel, just better: Competition between native and non-native plants in California grasslands that share species traits.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209</w:t>
      </w:r>
      <w:r w:rsidRPr="00377411">
        <w:rPr>
          <w:rFonts w:ascii="Times New Roman" w:eastAsia="Times New Roman" w:hAnsi="Times New Roman" w:cs="Times New Roman"/>
          <w:sz w:val="24"/>
          <w:szCs w:val="24"/>
        </w:rPr>
        <w:t>(1), 71–81. https://doi.org/10.1007/s11258-010-9722-0</w:t>
      </w:r>
    </w:p>
    <w:p w14:paraId="2F3EC2E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Crawford, J. A., Olson, R. A., West, N. E., Mosley, J. C., Michael, A., Whitson, T. D., … Boyd, C. S. (2018). Society for Range Management Ecology and Management of Sage-Grouse and Sage-Grouse Habitat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Management Stable URL : http://www.jstor.org/stable/4003949 Linked references are available on JSTOR for this article : Synthesis P, </w:t>
      </w:r>
      <w:r w:rsidRPr="00377411">
        <w:rPr>
          <w:rFonts w:ascii="Times New Roman" w:eastAsia="Times New Roman" w:hAnsi="Times New Roman" w:cs="Times New Roman"/>
          <w:i/>
          <w:iCs/>
          <w:sz w:val="24"/>
          <w:szCs w:val="24"/>
        </w:rPr>
        <w:t>57</w:t>
      </w:r>
      <w:r w:rsidRPr="00377411">
        <w:rPr>
          <w:rFonts w:ascii="Times New Roman" w:eastAsia="Times New Roman" w:hAnsi="Times New Roman" w:cs="Times New Roman"/>
          <w:sz w:val="24"/>
          <w:szCs w:val="24"/>
        </w:rPr>
        <w:t>(1), 2–19.</w:t>
      </w:r>
    </w:p>
    <w:p w14:paraId="15C87BA1"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Elmendorf, S. C., &amp; Harrison, S. P. (2009). Temporal variability and </w:t>
      </w:r>
      <w:proofErr w:type="spellStart"/>
      <w:r w:rsidRPr="00377411">
        <w:rPr>
          <w:rFonts w:ascii="Times New Roman" w:eastAsia="Times New Roman" w:hAnsi="Times New Roman" w:cs="Times New Roman"/>
          <w:sz w:val="24"/>
          <w:szCs w:val="24"/>
        </w:rPr>
        <w:t>nestedness</w:t>
      </w:r>
      <w:proofErr w:type="spellEnd"/>
      <w:r w:rsidRPr="00377411">
        <w:rPr>
          <w:rFonts w:ascii="Times New Roman" w:eastAsia="Times New Roman" w:hAnsi="Times New Roman" w:cs="Times New Roman"/>
          <w:sz w:val="24"/>
          <w:szCs w:val="24"/>
        </w:rPr>
        <w:t xml:space="preserve"> in California grassland species composition.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90</w:t>
      </w:r>
      <w:r w:rsidRPr="00377411">
        <w:rPr>
          <w:rFonts w:ascii="Times New Roman" w:eastAsia="Times New Roman" w:hAnsi="Times New Roman" w:cs="Times New Roman"/>
          <w:sz w:val="24"/>
          <w:szCs w:val="24"/>
        </w:rPr>
        <w:t>(6), 1492–1497. https://doi.org/10.1890/08-1677.1</w:t>
      </w:r>
    </w:p>
    <w:p w14:paraId="473B8330"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Everard, K., </w:t>
      </w: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de </w:t>
      </w:r>
      <w:proofErr w:type="spellStart"/>
      <w:r w:rsidRPr="00377411">
        <w:rPr>
          <w:rFonts w:ascii="Times New Roman" w:eastAsia="Times New Roman" w:hAnsi="Times New Roman" w:cs="Times New Roman"/>
          <w:sz w:val="24"/>
          <w:szCs w:val="24"/>
        </w:rPr>
        <w:t>Mazancourt</w:t>
      </w:r>
      <w:proofErr w:type="spellEnd"/>
      <w:r w:rsidRPr="00377411">
        <w:rPr>
          <w:rFonts w:ascii="Times New Roman" w:eastAsia="Times New Roman" w:hAnsi="Times New Roman" w:cs="Times New Roman"/>
          <w:sz w:val="24"/>
          <w:szCs w:val="24"/>
        </w:rPr>
        <w:t xml:space="preserve">, C. (2010). Plant Water Use Affects Competition for Nitrogen: Why Drought Favors Invasive Species in California. </w:t>
      </w:r>
      <w:r w:rsidRPr="00377411">
        <w:rPr>
          <w:rFonts w:ascii="Times New Roman" w:eastAsia="Times New Roman" w:hAnsi="Times New Roman" w:cs="Times New Roman"/>
          <w:i/>
          <w:iCs/>
          <w:sz w:val="24"/>
          <w:szCs w:val="24"/>
        </w:rPr>
        <w:t>The American Naturalist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175</w:t>
      </w:r>
      <w:r w:rsidRPr="00377411">
        <w:rPr>
          <w:rFonts w:ascii="Times New Roman" w:eastAsia="Times New Roman" w:hAnsi="Times New Roman" w:cs="Times New Roman"/>
          <w:sz w:val="24"/>
          <w:szCs w:val="24"/>
        </w:rPr>
        <w:t>(1), 85–97. https://doi.org/10.1086/648557</w:t>
      </w:r>
    </w:p>
    <w:p w14:paraId="5124AF03"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lastRenderedPageBreak/>
        <w:t>Gea-Izquierdo</w:t>
      </w:r>
      <w:proofErr w:type="spellEnd"/>
      <w:r w:rsidRPr="00377411">
        <w:rPr>
          <w:rFonts w:ascii="Times New Roman" w:eastAsia="Times New Roman" w:hAnsi="Times New Roman" w:cs="Times New Roman"/>
          <w:sz w:val="24"/>
          <w:szCs w:val="24"/>
        </w:rPr>
        <w:t xml:space="preserve">, G., </w:t>
      </w:r>
      <w:proofErr w:type="spellStart"/>
      <w:r w:rsidRPr="00377411">
        <w:rPr>
          <w:rFonts w:ascii="Times New Roman" w:eastAsia="Times New Roman" w:hAnsi="Times New Roman" w:cs="Times New Roman"/>
          <w:sz w:val="24"/>
          <w:szCs w:val="24"/>
        </w:rPr>
        <w:t>Gennet</w:t>
      </w:r>
      <w:proofErr w:type="spellEnd"/>
      <w:r w:rsidRPr="00377411">
        <w:rPr>
          <w:rFonts w:ascii="Times New Roman" w:eastAsia="Times New Roman" w:hAnsi="Times New Roman" w:cs="Times New Roman"/>
          <w:sz w:val="24"/>
          <w:szCs w:val="24"/>
        </w:rPr>
        <w:t xml:space="preserve">, S., &amp; Bartolome, J. W. (2007). Assessing plant-nutrient relationships in highly invaded Californian grasslands using non-normal probability distributions. </w:t>
      </w:r>
      <w:r w:rsidRPr="00377411">
        <w:rPr>
          <w:rFonts w:ascii="Times New Roman" w:eastAsia="Times New Roman" w:hAnsi="Times New Roman" w:cs="Times New Roman"/>
          <w:i/>
          <w:iCs/>
          <w:sz w:val="24"/>
          <w:szCs w:val="24"/>
        </w:rPr>
        <w:t>Applied Vegetation Science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w:t>
      </w:r>
      <w:r w:rsidRPr="00377411">
        <w:rPr>
          <w:rFonts w:ascii="Times New Roman" w:eastAsia="Times New Roman" w:hAnsi="Times New Roman" w:cs="Times New Roman"/>
          <w:sz w:val="24"/>
          <w:szCs w:val="24"/>
        </w:rPr>
        <w:t>(3), 343–350. https://doi.org/10.1111/j.1654-109X.2007.tb00433.x</w:t>
      </w:r>
    </w:p>
    <w:p w14:paraId="4821B308"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Potts, D. L.,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(2007). Ecosystem responses to water and nitrogen amendment in a California grassland. </w:t>
      </w:r>
      <w:r w:rsidRPr="00377411">
        <w:rPr>
          <w:rFonts w:ascii="Times New Roman" w:eastAsia="Times New Roman" w:hAnsi="Times New Roman" w:cs="Times New Roman"/>
          <w:i/>
          <w:iCs/>
          <w:sz w:val="24"/>
          <w:szCs w:val="24"/>
        </w:rPr>
        <w:t>Global Change Biology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13</w:t>
      </w:r>
      <w:r w:rsidRPr="00377411">
        <w:rPr>
          <w:rFonts w:ascii="Times New Roman" w:eastAsia="Times New Roman" w:hAnsi="Times New Roman" w:cs="Times New Roman"/>
          <w:sz w:val="24"/>
          <w:szCs w:val="24"/>
        </w:rPr>
        <w:t>(11), 2341–2348. https://doi.org/10.1111/j.1365-2486.2007.01447.x</w:t>
      </w:r>
    </w:p>
    <w:p w14:paraId="4FDE217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Henneman</w:t>
      </w:r>
      <w:proofErr w:type="spellEnd"/>
      <w:r w:rsidRPr="00377411">
        <w:rPr>
          <w:rFonts w:ascii="Times New Roman" w:eastAsia="Times New Roman" w:hAnsi="Times New Roman" w:cs="Times New Roman"/>
          <w:sz w:val="24"/>
          <w:szCs w:val="24"/>
        </w:rPr>
        <w:t xml:space="preserve">, C., </w:t>
      </w:r>
      <w:proofErr w:type="spellStart"/>
      <w:r w:rsidRPr="00377411">
        <w:rPr>
          <w:rFonts w:ascii="Times New Roman" w:eastAsia="Times New Roman" w:hAnsi="Times New Roman" w:cs="Times New Roman"/>
          <w:sz w:val="24"/>
          <w:szCs w:val="24"/>
        </w:rPr>
        <w:t>Seavy</w:t>
      </w:r>
      <w:proofErr w:type="spellEnd"/>
      <w:r w:rsidRPr="00377411">
        <w:rPr>
          <w:rFonts w:ascii="Times New Roman" w:eastAsia="Times New Roman" w:hAnsi="Times New Roman" w:cs="Times New Roman"/>
          <w:sz w:val="24"/>
          <w:szCs w:val="24"/>
        </w:rPr>
        <w:t xml:space="preserve">, N. E., &amp; </w:t>
      </w:r>
      <w:proofErr w:type="spellStart"/>
      <w:r w:rsidRPr="00377411">
        <w:rPr>
          <w:rFonts w:ascii="Times New Roman" w:eastAsia="Times New Roman" w:hAnsi="Times New Roman" w:cs="Times New Roman"/>
          <w:sz w:val="24"/>
          <w:szCs w:val="24"/>
        </w:rPr>
        <w:t>Gardali</w:t>
      </w:r>
      <w:proofErr w:type="spellEnd"/>
      <w:r w:rsidRPr="00377411">
        <w:rPr>
          <w:rFonts w:ascii="Times New Roman" w:eastAsia="Times New Roman" w:hAnsi="Times New Roman" w:cs="Times New Roman"/>
          <w:sz w:val="24"/>
          <w:szCs w:val="24"/>
        </w:rPr>
        <w:t xml:space="preserve">, T. (2014). Restoring Native Perennial Grasses by Changing Grazing Practices in Central Coastal California. </w:t>
      </w:r>
      <w:r w:rsidRPr="00377411">
        <w:rPr>
          <w:rFonts w:ascii="Times New Roman" w:eastAsia="Times New Roman" w:hAnsi="Times New Roman" w:cs="Times New Roman"/>
          <w:i/>
          <w:iCs/>
          <w:sz w:val="24"/>
          <w:szCs w:val="24"/>
        </w:rPr>
        <w:t>Ecological Restoration</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32</w:t>
      </w:r>
      <w:r w:rsidRPr="00377411">
        <w:rPr>
          <w:rFonts w:ascii="Times New Roman" w:eastAsia="Times New Roman" w:hAnsi="Times New Roman" w:cs="Times New Roman"/>
          <w:sz w:val="24"/>
          <w:szCs w:val="24"/>
        </w:rPr>
        <w:t>(4), 352–354. https://doi.org/10.3368/er.32.4.352</w:t>
      </w:r>
    </w:p>
    <w:p w14:paraId="4A9CC2D4"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Jackson, R. D., &amp; Bartolome, J. W. (2002). A state-transition approach to understanding nonequilibrium plant community dynamics in Californian grasslands.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162</w:t>
      </w:r>
      <w:r w:rsidRPr="00377411">
        <w:rPr>
          <w:rFonts w:ascii="Times New Roman" w:eastAsia="Times New Roman" w:hAnsi="Times New Roman" w:cs="Times New Roman"/>
          <w:sz w:val="24"/>
          <w:szCs w:val="24"/>
        </w:rPr>
        <w:t>(1), 49–65. https://doi.org/10.1023/A:1020363603900</w:t>
      </w:r>
    </w:p>
    <w:p w14:paraId="2AEE3B2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Prugh</w:t>
      </w:r>
      <w:proofErr w:type="spellEnd"/>
      <w:r w:rsidRPr="00377411">
        <w:rPr>
          <w:rFonts w:ascii="Times New Roman" w:eastAsia="Times New Roman" w:hAnsi="Times New Roman" w:cs="Times New Roman"/>
          <w:sz w:val="24"/>
          <w:szCs w:val="24"/>
        </w:rPr>
        <w:t xml:space="preserve">, L. R., </w:t>
      </w:r>
      <w:proofErr w:type="spellStart"/>
      <w:r w:rsidRPr="00377411">
        <w:rPr>
          <w:rFonts w:ascii="Times New Roman" w:eastAsia="Times New Roman" w:hAnsi="Times New Roman" w:cs="Times New Roman"/>
          <w:sz w:val="24"/>
          <w:szCs w:val="24"/>
        </w:rPr>
        <w:t>Deguines</w:t>
      </w:r>
      <w:proofErr w:type="spellEnd"/>
      <w:r w:rsidRPr="00377411">
        <w:rPr>
          <w:rFonts w:ascii="Times New Roman" w:eastAsia="Times New Roman" w:hAnsi="Times New Roman" w:cs="Times New Roman"/>
          <w:sz w:val="24"/>
          <w:szCs w:val="24"/>
        </w:rPr>
        <w:t xml:space="preserve">, N., </w:t>
      </w:r>
      <w:proofErr w:type="spellStart"/>
      <w:r w:rsidRPr="00377411">
        <w:rPr>
          <w:rFonts w:ascii="Times New Roman" w:eastAsia="Times New Roman" w:hAnsi="Times New Roman" w:cs="Times New Roman"/>
          <w:sz w:val="24"/>
          <w:szCs w:val="24"/>
        </w:rPr>
        <w:t>Grinath</w:t>
      </w:r>
      <w:proofErr w:type="spellEnd"/>
      <w:r w:rsidRPr="00377411">
        <w:rPr>
          <w:rFonts w:ascii="Times New Roman" w:eastAsia="Times New Roman" w:hAnsi="Times New Roman" w:cs="Times New Roman"/>
          <w:sz w:val="24"/>
          <w:szCs w:val="24"/>
        </w:rPr>
        <w:t xml:space="preserve">, J. B.,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Bean, W. T., Stafford, R., &amp; </w:t>
      </w:r>
      <w:proofErr w:type="spellStart"/>
      <w:r w:rsidRPr="00377411">
        <w:rPr>
          <w:rFonts w:ascii="Times New Roman" w:eastAsia="Times New Roman" w:hAnsi="Times New Roman" w:cs="Times New Roman"/>
          <w:sz w:val="24"/>
          <w:szCs w:val="24"/>
        </w:rPr>
        <w:t>Brashares</w:t>
      </w:r>
      <w:proofErr w:type="spellEnd"/>
      <w:r w:rsidRPr="00377411">
        <w:rPr>
          <w:rFonts w:ascii="Times New Roman" w:eastAsia="Times New Roman" w:hAnsi="Times New Roman" w:cs="Times New Roman"/>
          <w:sz w:val="24"/>
          <w:szCs w:val="24"/>
        </w:rPr>
        <w:t xml:space="preserve">, J. S. (2018). Ecological winners and losers of extreme drought in California. </w:t>
      </w:r>
      <w:r w:rsidRPr="00377411">
        <w:rPr>
          <w:rFonts w:ascii="Times New Roman" w:eastAsia="Times New Roman" w:hAnsi="Times New Roman" w:cs="Times New Roman"/>
          <w:i/>
          <w:iCs/>
          <w:sz w:val="24"/>
          <w:szCs w:val="24"/>
        </w:rPr>
        <w:t>Nature Climate Change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(9), 819–824. https://doi.org/10.1038/s41558-018-0255-1</w:t>
      </w:r>
    </w:p>
    <w:p w14:paraId="106054DC"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Reichman, O. J., &amp; Tilman, D. (2003). Invasion, competitive dominance, and resource use by exotic and native California grassland species. </w:t>
      </w:r>
      <w:r w:rsidRPr="00377411">
        <w:rPr>
          <w:rFonts w:ascii="Times New Roman" w:eastAsia="Times New Roman" w:hAnsi="Times New Roman" w:cs="Times New Roman"/>
          <w:i/>
          <w:iCs/>
          <w:sz w:val="24"/>
          <w:szCs w:val="24"/>
        </w:rPr>
        <w:t>Proceedings of the National Academy of Sciences of the United States of America</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100</w:t>
      </w:r>
      <w:r w:rsidRPr="00377411">
        <w:rPr>
          <w:rFonts w:ascii="Times New Roman" w:eastAsia="Times New Roman" w:hAnsi="Times New Roman" w:cs="Times New Roman"/>
          <w:sz w:val="24"/>
          <w:szCs w:val="24"/>
        </w:rPr>
        <w:t>(23), 13384–9. https://doi.org/10.1073/pnas.1835728100</w:t>
      </w:r>
    </w:p>
    <w:p w14:paraId="5AA441E7"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Stein, C.,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(2016). Transitions and invasion along a grazing gradient in experimental California grasslands.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97</w:t>
      </w:r>
      <w:r w:rsidRPr="00377411">
        <w:rPr>
          <w:rFonts w:ascii="Times New Roman" w:eastAsia="Times New Roman" w:hAnsi="Times New Roman" w:cs="Times New Roman"/>
          <w:sz w:val="24"/>
          <w:szCs w:val="24"/>
        </w:rPr>
        <w:t>(9), 2319–2330. https://doi.org/10.1002/ecy.1478</w:t>
      </w:r>
    </w:p>
    <w:p w14:paraId="2F111265" w14:textId="77777777" w:rsidR="0040577A" w:rsidRDefault="0040577A">
      <w:pPr>
        <w:rPr>
          <w:rFonts w:ascii="Arial" w:hAnsi="Arial" w:cs="Arial"/>
          <w:b/>
          <w:sz w:val="24"/>
          <w:szCs w:val="24"/>
        </w:rPr>
      </w:pPr>
    </w:p>
    <w:p w14:paraId="74C4D090" w14:textId="54537CFB" w:rsidR="00056C67" w:rsidRDefault="00D33E68" w:rsidP="00056C67">
      <w:pPr>
        <w:widowControl w:val="0"/>
        <w:autoSpaceDE w:val="0"/>
        <w:autoSpaceDN w:val="0"/>
        <w:adjustRightInd w:val="0"/>
        <w:spacing w:line="240" w:lineRule="auto"/>
        <w:ind w:left="480" w:hanging="480"/>
        <w:rPr>
          <w:rFonts w:ascii="Arial" w:hAnsi="Arial" w:cs="Arial"/>
          <w:b/>
          <w:sz w:val="24"/>
          <w:szCs w:val="24"/>
        </w:rPr>
      </w:pPr>
      <w:r>
        <w:rPr>
          <w:rFonts w:ascii="Arial" w:hAnsi="Arial" w:cs="Arial"/>
          <w:b/>
          <w:sz w:val="24"/>
          <w:szCs w:val="24"/>
        </w:rPr>
        <w:br w:type="page"/>
      </w:r>
      <w:r w:rsidR="00056C67">
        <w:rPr>
          <w:rFonts w:ascii="Arial" w:hAnsi="Arial" w:cs="Arial"/>
          <w:b/>
          <w:sz w:val="24"/>
          <w:szCs w:val="24"/>
        </w:rPr>
        <w:lastRenderedPageBreak/>
        <w:t xml:space="preserve"> </w:t>
      </w:r>
    </w:p>
    <w:p w14:paraId="17CB7DA2" w14:textId="2FB88FA0" w:rsidR="00D33E68" w:rsidRDefault="00D33E68">
      <w:pPr>
        <w:rPr>
          <w:rFonts w:ascii="Arial" w:hAnsi="Arial" w:cs="Arial"/>
          <w:b/>
          <w:sz w:val="24"/>
          <w:szCs w:val="24"/>
        </w:rPr>
      </w:pPr>
    </w:p>
    <w:p w14:paraId="6A2799C2" w14:textId="77777777" w:rsidR="003059CC" w:rsidRDefault="003059CC">
      <w:pPr>
        <w:rPr>
          <w:rFonts w:ascii="Arial" w:hAnsi="Arial" w:cs="Arial"/>
          <w:b/>
          <w:sz w:val="24"/>
          <w:szCs w:val="24"/>
        </w:rPr>
      </w:pPr>
    </w:p>
    <w:p w14:paraId="25F11F24" w14:textId="2E4476FB" w:rsidR="00E406E7" w:rsidRDefault="00EA2F10" w:rsidP="001859A5">
      <w:pPr>
        <w:rPr>
          <w:rFonts w:ascii="Arial" w:hAnsi="Arial" w:cs="Arial"/>
          <w:b/>
          <w:sz w:val="24"/>
          <w:szCs w:val="24"/>
        </w:rPr>
      </w:pPr>
      <w:r>
        <w:rPr>
          <w:rFonts w:ascii="Arial" w:hAnsi="Arial" w:cs="Arial"/>
          <w:b/>
          <w:sz w:val="24"/>
          <w:szCs w:val="24"/>
        </w:rPr>
        <w:t>Supplemental Information</w:t>
      </w:r>
    </w:p>
    <w:p w14:paraId="4FF2C72E" w14:textId="2704FE31" w:rsidR="0032573A" w:rsidRDefault="0032573A" w:rsidP="001978E4">
      <w:pPr>
        <w:pStyle w:val="ListParagraph"/>
        <w:numPr>
          <w:ilvl w:val="0"/>
          <w:numId w:val="3"/>
        </w:numPr>
        <w:rPr>
          <w:rFonts w:ascii="Arial" w:hAnsi="Arial" w:cs="Arial"/>
          <w:b/>
          <w:sz w:val="24"/>
          <w:szCs w:val="24"/>
        </w:rPr>
      </w:pPr>
      <w:proofErr w:type="spellStart"/>
      <w:r>
        <w:rPr>
          <w:rFonts w:ascii="Arial" w:hAnsi="Arial" w:cs="Arial"/>
          <w:b/>
          <w:sz w:val="24"/>
          <w:szCs w:val="24"/>
        </w:rPr>
        <w:t>NBClust</w:t>
      </w:r>
      <w:proofErr w:type="spellEnd"/>
      <w:r>
        <w:rPr>
          <w:rFonts w:ascii="Arial" w:hAnsi="Arial" w:cs="Arial"/>
          <w:b/>
          <w:sz w:val="24"/>
          <w:szCs w:val="24"/>
        </w:rPr>
        <w:t xml:space="preserve"> k selection test output</w:t>
      </w:r>
    </w:p>
    <w:p w14:paraId="05987625" w14:textId="77777777" w:rsidR="002B64AF" w:rsidRDefault="002B64AF" w:rsidP="000A4AA5">
      <w:pPr>
        <w:pStyle w:val="ListParagraph"/>
        <w:rPr>
          <w:rFonts w:ascii="Arial" w:hAnsi="Arial" w:cs="Arial"/>
          <w:b/>
          <w:sz w:val="24"/>
          <w:szCs w:val="24"/>
        </w:rPr>
      </w:pPr>
    </w:p>
    <w:p w14:paraId="45CCF451" w14:textId="60EC22F5" w:rsidR="002B64AF" w:rsidRDefault="00335619" w:rsidP="002B64AF">
      <w:pPr>
        <w:pStyle w:val="ListParagraph"/>
        <w:rPr>
          <w:rFonts w:ascii="Arial" w:hAnsi="Arial" w:cs="Arial"/>
          <w:b/>
          <w:sz w:val="24"/>
          <w:szCs w:val="24"/>
        </w:rPr>
      </w:pPr>
      <w:r w:rsidRPr="00335619">
        <w:rPr>
          <w:noProof/>
        </w:rPr>
        <w:drawing>
          <wp:inline distT="0" distB="0" distL="0" distR="0" wp14:anchorId="358A9FC6" wp14:editId="66C2F98A">
            <wp:extent cx="5592445"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2781300"/>
                    </a:xfrm>
                    <a:prstGeom prst="rect">
                      <a:avLst/>
                    </a:prstGeom>
                    <a:noFill/>
                    <a:ln>
                      <a:noFill/>
                    </a:ln>
                  </pic:spPr>
                </pic:pic>
              </a:graphicData>
            </a:graphic>
          </wp:inline>
        </w:drawing>
      </w:r>
    </w:p>
    <w:p w14:paraId="16AA5D4B" w14:textId="77777777" w:rsidR="0027482C" w:rsidRDefault="0027482C" w:rsidP="0027482C">
      <w:pPr>
        <w:pStyle w:val="ListParagraph"/>
        <w:rPr>
          <w:rFonts w:ascii="Arial" w:hAnsi="Arial" w:cs="Arial"/>
          <w:b/>
          <w:sz w:val="24"/>
          <w:szCs w:val="24"/>
        </w:rPr>
      </w:pPr>
    </w:p>
    <w:p w14:paraId="5240E401" w14:textId="77777777" w:rsidR="008E75AD" w:rsidRDefault="00CF3EED" w:rsidP="008E75AD">
      <w:pPr>
        <w:pStyle w:val="ListParagraph"/>
        <w:numPr>
          <w:ilvl w:val="0"/>
          <w:numId w:val="3"/>
        </w:numPr>
        <w:rPr>
          <w:rFonts w:ascii="Arial" w:hAnsi="Arial" w:cs="Arial"/>
          <w:b/>
          <w:sz w:val="24"/>
          <w:szCs w:val="24"/>
        </w:rPr>
      </w:pPr>
      <w:r>
        <w:rPr>
          <w:rFonts w:ascii="Arial" w:hAnsi="Arial" w:cs="Arial"/>
          <w:b/>
          <w:sz w:val="24"/>
          <w:szCs w:val="24"/>
        </w:rPr>
        <w:t xml:space="preserve">Visualization of the relative percent cover of all species by </w:t>
      </w:r>
      <w:r w:rsidR="001978E4">
        <w:rPr>
          <w:rFonts w:ascii="Arial" w:hAnsi="Arial" w:cs="Arial"/>
          <w:b/>
          <w:sz w:val="24"/>
          <w:szCs w:val="24"/>
        </w:rPr>
        <w:t>state assignment</w:t>
      </w:r>
      <w:r w:rsidR="008E75AD" w:rsidRPr="008E75AD">
        <w:rPr>
          <w:rFonts w:ascii="Arial" w:hAnsi="Arial" w:cs="Arial"/>
          <w:b/>
          <w:sz w:val="24"/>
          <w:szCs w:val="24"/>
        </w:rPr>
        <w:t xml:space="preserve"> </w:t>
      </w:r>
    </w:p>
    <w:p w14:paraId="77E36BBD" w14:textId="51FE9493" w:rsidR="008E75AD" w:rsidRDefault="008E75AD" w:rsidP="008E75AD">
      <w:pPr>
        <w:pStyle w:val="ListParagraph"/>
        <w:numPr>
          <w:ilvl w:val="0"/>
          <w:numId w:val="1"/>
        </w:numPr>
        <w:rPr>
          <w:rFonts w:ascii="Arial" w:hAnsi="Arial" w:cs="Arial"/>
          <w:b/>
          <w:sz w:val="24"/>
          <w:szCs w:val="24"/>
        </w:rPr>
      </w:pPr>
      <w:proofErr w:type="gramStart"/>
      <w:r>
        <w:rPr>
          <w:rFonts w:ascii="Arial" w:hAnsi="Arial" w:cs="Arial"/>
          <w:sz w:val="24"/>
          <w:szCs w:val="24"/>
        </w:rPr>
        <w:t>Older figure,</w:t>
      </w:r>
      <w:proofErr w:type="gramEnd"/>
      <w:r>
        <w:rPr>
          <w:rFonts w:ascii="Arial" w:hAnsi="Arial" w:cs="Arial"/>
          <w:sz w:val="24"/>
          <w:szCs w:val="24"/>
        </w:rPr>
        <w:t xml:space="preserve"> need to think of a better way to convey this information, if needed.</w:t>
      </w:r>
    </w:p>
    <w:p w14:paraId="76277168" w14:textId="77777777" w:rsidR="008E75AD" w:rsidRDefault="008E75AD" w:rsidP="008E75AD">
      <w:pPr>
        <w:pStyle w:val="ListParagraph"/>
        <w:rPr>
          <w:rFonts w:ascii="Arial" w:hAnsi="Arial" w:cs="Arial"/>
          <w:b/>
          <w:sz w:val="24"/>
          <w:szCs w:val="24"/>
        </w:rPr>
      </w:pPr>
    </w:p>
    <w:p w14:paraId="76EC3A80" w14:textId="6AA92619" w:rsidR="001978E4" w:rsidRPr="00C42CE0" w:rsidRDefault="008E75AD" w:rsidP="00C42CE0">
      <w:pPr>
        <w:ind w:left="360"/>
        <w:rPr>
          <w:rFonts w:ascii="Arial" w:hAnsi="Arial" w:cs="Arial"/>
          <w:b/>
          <w:sz w:val="24"/>
          <w:szCs w:val="24"/>
        </w:rPr>
      </w:pPr>
      <w:r w:rsidRPr="008E75AD">
        <w:rPr>
          <w:noProof/>
        </w:rPr>
        <w:lastRenderedPageBreak/>
        <w:drawing>
          <wp:inline distT="0" distB="0" distL="0" distR="0" wp14:anchorId="3C223947" wp14:editId="4AC4388B">
            <wp:extent cx="5943600" cy="5914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14504"/>
                    </a:xfrm>
                    <a:prstGeom prst="rect">
                      <a:avLst/>
                    </a:prstGeom>
                    <a:noFill/>
                    <a:ln>
                      <a:noFill/>
                    </a:ln>
                  </pic:spPr>
                </pic:pic>
              </a:graphicData>
            </a:graphic>
          </wp:inline>
        </w:drawing>
      </w:r>
    </w:p>
    <w:p w14:paraId="239BC337" w14:textId="139538ED" w:rsidR="008E75AD" w:rsidRDefault="008E75AD" w:rsidP="008E75AD">
      <w:pPr>
        <w:rPr>
          <w:rFonts w:ascii="Arial" w:hAnsi="Arial" w:cs="Arial"/>
          <w:b/>
          <w:sz w:val="24"/>
          <w:szCs w:val="24"/>
        </w:rPr>
      </w:pPr>
    </w:p>
    <w:p w14:paraId="5EB5A959" w14:textId="7A2E9F95" w:rsidR="00E406E7" w:rsidRDefault="00E406E7" w:rsidP="008E75AD">
      <w:pPr>
        <w:rPr>
          <w:rFonts w:ascii="Arial" w:hAnsi="Arial" w:cs="Arial"/>
          <w:b/>
          <w:sz w:val="24"/>
          <w:szCs w:val="24"/>
        </w:rPr>
      </w:pPr>
    </w:p>
    <w:p w14:paraId="69AD18AD" w14:textId="3098A74D" w:rsidR="00E406E7" w:rsidRDefault="00E406E7" w:rsidP="008E75AD">
      <w:pPr>
        <w:rPr>
          <w:rFonts w:ascii="Arial" w:hAnsi="Arial" w:cs="Arial"/>
          <w:b/>
          <w:sz w:val="24"/>
          <w:szCs w:val="24"/>
        </w:rPr>
      </w:pPr>
    </w:p>
    <w:p w14:paraId="6B56F183" w14:textId="017C25CE" w:rsidR="00E406E7" w:rsidRDefault="00E406E7" w:rsidP="008E75AD">
      <w:pPr>
        <w:rPr>
          <w:rFonts w:ascii="Arial" w:hAnsi="Arial" w:cs="Arial"/>
          <w:b/>
          <w:sz w:val="24"/>
          <w:szCs w:val="24"/>
        </w:rPr>
      </w:pPr>
    </w:p>
    <w:p w14:paraId="12C30304" w14:textId="5E576640" w:rsidR="00E406E7" w:rsidRDefault="00E406E7" w:rsidP="008E75AD">
      <w:pPr>
        <w:rPr>
          <w:rFonts w:ascii="Arial" w:hAnsi="Arial" w:cs="Arial"/>
          <w:b/>
          <w:sz w:val="24"/>
          <w:szCs w:val="24"/>
        </w:rPr>
      </w:pPr>
    </w:p>
    <w:p w14:paraId="59FA9AA0" w14:textId="7E0AC789" w:rsidR="00E406E7" w:rsidRDefault="00E406E7" w:rsidP="008E75AD">
      <w:pPr>
        <w:rPr>
          <w:rFonts w:ascii="Arial" w:hAnsi="Arial" w:cs="Arial"/>
          <w:b/>
          <w:sz w:val="24"/>
          <w:szCs w:val="24"/>
        </w:rPr>
      </w:pPr>
    </w:p>
    <w:p w14:paraId="7E95C3AF" w14:textId="52810696" w:rsidR="00E406E7" w:rsidRDefault="00E406E7" w:rsidP="008E75AD">
      <w:pPr>
        <w:rPr>
          <w:rFonts w:ascii="Arial" w:hAnsi="Arial" w:cs="Arial"/>
          <w:b/>
          <w:sz w:val="24"/>
          <w:szCs w:val="24"/>
        </w:rPr>
      </w:pPr>
    </w:p>
    <w:p w14:paraId="3AE685A1" w14:textId="2B6ECD20" w:rsidR="00E406E7" w:rsidRDefault="00A62C7C" w:rsidP="00E406E7">
      <w:pPr>
        <w:pStyle w:val="ListParagraph"/>
        <w:numPr>
          <w:ilvl w:val="0"/>
          <w:numId w:val="3"/>
        </w:numPr>
        <w:rPr>
          <w:rFonts w:ascii="Arial" w:hAnsi="Arial" w:cs="Arial"/>
          <w:b/>
          <w:sz w:val="24"/>
          <w:szCs w:val="24"/>
        </w:rPr>
      </w:pPr>
      <w:r>
        <w:rPr>
          <w:rFonts w:ascii="Arial" w:hAnsi="Arial" w:cs="Arial"/>
          <w:b/>
          <w:sz w:val="24"/>
          <w:szCs w:val="24"/>
        </w:rPr>
        <w:lastRenderedPageBreak/>
        <w:t xml:space="preserve">Mean cover across all plots </w:t>
      </w:r>
      <w:r w:rsidR="004E3B20">
        <w:rPr>
          <w:rFonts w:ascii="Arial" w:hAnsi="Arial" w:cs="Arial"/>
          <w:b/>
          <w:sz w:val="24"/>
          <w:szCs w:val="24"/>
        </w:rPr>
        <w:t xml:space="preserve">of </w:t>
      </w:r>
      <w:r w:rsidR="003444F2">
        <w:rPr>
          <w:rFonts w:ascii="Arial" w:hAnsi="Arial" w:cs="Arial"/>
          <w:b/>
          <w:sz w:val="24"/>
          <w:szCs w:val="24"/>
        </w:rPr>
        <w:t>2 most representative species per cluster</w:t>
      </w:r>
    </w:p>
    <w:p w14:paraId="54BFFEEB" w14:textId="4ACD456F" w:rsidR="00075FCE" w:rsidRPr="00075FCE" w:rsidRDefault="00075FCE" w:rsidP="00075FCE">
      <w:pPr>
        <w:pStyle w:val="ListParagraph"/>
        <w:rPr>
          <w:rFonts w:ascii="Arial" w:hAnsi="Arial" w:cs="Arial"/>
          <w:sz w:val="24"/>
          <w:szCs w:val="24"/>
        </w:rPr>
      </w:pPr>
      <w:r>
        <w:rPr>
          <w:rFonts w:ascii="Arial" w:hAnsi="Arial" w:cs="Arial"/>
          <w:sz w:val="24"/>
          <w:szCs w:val="24"/>
        </w:rPr>
        <w:t xml:space="preserve">An important caveat here when interpreting this graph – correlated responses in general do not demonstrate the same rationale </w:t>
      </w:r>
      <w:r w:rsidR="00574A93">
        <w:rPr>
          <w:rFonts w:ascii="Arial" w:hAnsi="Arial" w:cs="Arial"/>
          <w:sz w:val="24"/>
          <w:szCs w:val="24"/>
        </w:rPr>
        <w:t xml:space="preserve">that is used to generate clusters. While these are related, an aggregated visualization like this </w:t>
      </w:r>
      <w:r w:rsidR="00187B1C">
        <w:rPr>
          <w:rFonts w:ascii="Arial" w:hAnsi="Arial" w:cs="Arial"/>
          <w:sz w:val="24"/>
          <w:szCs w:val="24"/>
        </w:rPr>
        <w:t xml:space="preserve">does not show </w:t>
      </w:r>
      <w:r w:rsidR="00EA521C">
        <w:rPr>
          <w:rFonts w:ascii="Arial" w:hAnsi="Arial" w:cs="Arial"/>
          <w:sz w:val="24"/>
          <w:szCs w:val="24"/>
        </w:rPr>
        <w:t xml:space="preserve">the plot-levels trends that are used to generate clusters. High cover in a small subset of plots is more likely to produce cluster associations than a broadly-distributed species with low cover. This graph cannot </w:t>
      </w:r>
      <w:r w:rsidR="00073C5C">
        <w:rPr>
          <w:rFonts w:ascii="Arial" w:hAnsi="Arial" w:cs="Arial"/>
          <w:sz w:val="24"/>
          <w:szCs w:val="24"/>
        </w:rPr>
        <w:t>discriminate between these patterns,</w:t>
      </w:r>
      <w:r w:rsidR="00EA521C">
        <w:rPr>
          <w:rFonts w:ascii="Arial" w:hAnsi="Arial" w:cs="Arial"/>
          <w:sz w:val="24"/>
          <w:szCs w:val="24"/>
        </w:rPr>
        <w:t xml:space="preserve"> but is </w:t>
      </w:r>
      <w:proofErr w:type="gramStart"/>
      <w:r w:rsidR="00EA521C">
        <w:rPr>
          <w:rFonts w:ascii="Arial" w:hAnsi="Arial" w:cs="Arial"/>
          <w:sz w:val="24"/>
          <w:szCs w:val="24"/>
        </w:rPr>
        <w:t>interesting</w:t>
      </w:r>
      <w:proofErr w:type="gramEnd"/>
      <w:r w:rsidR="00EA521C">
        <w:rPr>
          <w:rFonts w:ascii="Arial" w:hAnsi="Arial" w:cs="Arial"/>
          <w:sz w:val="24"/>
          <w:szCs w:val="24"/>
        </w:rPr>
        <w:t xml:space="preserve"> nonetheless.</w:t>
      </w:r>
    </w:p>
    <w:p w14:paraId="7D4BA024" w14:textId="39DFC56A" w:rsidR="00A62C7C" w:rsidRPr="00073C5C" w:rsidRDefault="00E87C2A" w:rsidP="00073C5C">
      <w:pPr>
        <w:jc w:val="center"/>
        <w:rPr>
          <w:rFonts w:ascii="Arial" w:hAnsi="Arial" w:cs="Arial"/>
          <w:b/>
          <w:sz w:val="24"/>
          <w:szCs w:val="24"/>
        </w:rPr>
      </w:pPr>
      <w:r>
        <w:rPr>
          <w:noProof/>
        </w:rPr>
        <w:drawing>
          <wp:inline distT="0" distB="0" distL="0" distR="0" wp14:anchorId="58A5567D" wp14:editId="541EE206">
            <wp:extent cx="3837905" cy="64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9498" cy="6437554"/>
                    </a:xfrm>
                    <a:prstGeom prst="rect">
                      <a:avLst/>
                    </a:prstGeom>
                  </pic:spPr>
                </pic:pic>
              </a:graphicData>
            </a:graphic>
          </wp:inline>
        </w:drawing>
      </w:r>
    </w:p>
    <w:p w14:paraId="6BA603DE" w14:textId="07311056" w:rsidR="006336C5" w:rsidRDefault="00E55A2F" w:rsidP="007D6B23">
      <w:pPr>
        <w:pStyle w:val="ListParagraph"/>
        <w:numPr>
          <w:ilvl w:val="0"/>
          <w:numId w:val="3"/>
        </w:numPr>
        <w:rPr>
          <w:rFonts w:ascii="Arial" w:hAnsi="Arial" w:cs="Arial"/>
          <w:b/>
          <w:sz w:val="24"/>
          <w:szCs w:val="24"/>
        </w:rPr>
      </w:pPr>
      <w:r w:rsidRPr="007D6B23">
        <w:rPr>
          <w:rFonts w:ascii="Arial" w:hAnsi="Arial" w:cs="Arial"/>
          <w:b/>
          <w:sz w:val="24"/>
          <w:szCs w:val="24"/>
        </w:rPr>
        <w:lastRenderedPageBreak/>
        <w:t>Observations over time:</w:t>
      </w:r>
    </w:p>
    <w:p w14:paraId="004C7209" w14:textId="47938EA1" w:rsidR="00A03709" w:rsidRPr="00A03709" w:rsidRDefault="00A03709" w:rsidP="00A03709">
      <w:pPr>
        <w:rPr>
          <w:rFonts w:ascii="Arial" w:hAnsi="Arial" w:cs="Arial"/>
          <w:sz w:val="24"/>
          <w:szCs w:val="24"/>
        </w:rPr>
      </w:pPr>
      <w:r w:rsidRPr="00A03709">
        <w:rPr>
          <w:rFonts w:ascii="Arial" w:hAnsi="Arial" w:cs="Arial"/>
          <w:sz w:val="24"/>
          <w:szCs w:val="24"/>
        </w:rPr>
        <w:t>Old figure</w:t>
      </w:r>
      <w:r>
        <w:rPr>
          <w:rFonts w:ascii="Arial" w:hAnsi="Arial" w:cs="Arial"/>
          <w:sz w:val="24"/>
          <w:szCs w:val="24"/>
        </w:rPr>
        <w:t>, showing assignments of individual plots over time</w:t>
      </w:r>
    </w:p>
    <w:p w14:paraId="703531C8" w14:textId="6E406DEC" w:rsidR="008E2683" w:rsidRDefault="00E55A2F" w:rsidP="008E2683">
      <w:pPr>
        <w:rPr>
          <w:rFonts w:ascii="Arial" w:hAnsi="Arial" w:cs="Arial"/>
          <w:b/>
          <w:sz w:val="24"/>
          <w:szCs w:val="24"/>
        </w:rPr>
      </w:pPr>
      <w:r>
        <w:rPr>
          <w:noProof/>
        </w:rPr>
        <w:drawing>
          <wp:inline distT="0" distB="0" distL="0" distR="0" wp14:anchorId="537C09F0" wp14:editId="3A81FC8B">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4255"/>
                    </a:xfrm>
                    <a:prstGeom prst="rect">
                      <a:avLst/>
                    </a:prstGeom>
                  </pic:spPr>
                </pic:pic>
              </a:graphicData>
            </a:graphic>
          </wp:inline>
        </w:drawing>
      </w:r>
    </w:p>
    <w:p w14:paraId="1C8B335A" w14:textId="52AABDBD" w:rsidR="007D6B23" w:rsidRPr="007D6B23" w:rsidRDefault="007D6B23" w:rsidP="007D6B23">
      <w:pPr>
        <w:pStyle w:val="ListParagraph"/>
        <w:numPr>
          <w:ilvl w:val="0"/>
          <w:numId w:val="3"/>
        </w:numPr>
        <w:rPr>
          <w:rFonts w:ascii="Arial" w:hAnsi="Arial" w:cs="Arial"/>
          <w:b/>
          <w:sz w:val="24"/>
          <w:szCs w:val="24"/>
        </w:rPr>
      </w:pPr>
      <w:r w:rsidRPr="007D6B23">
        <w:rPr>
          <w:rFonts w:ascii="Arial" w:hAnsi="Arial" w:cs="Arial"/>
          <w:b/>
          <w:sz w:val="24"/>
          <w:szCs w:val="24"/>
        </w:rPr>
        <w:t>MSM model output, estimated coefficients, visualized fits</w:t>
      </w:r>
    </w:p>
    <w:p w14:paraId="233DC9AE" w14:textId="77777777" w:rsidR="007D6B23" w:rsidRPr="008604A7" w:rsidRDefault="007D6B23" w:rsidP="007D6B23">
      <w:pPr>
        <w:pStyle w:val="ListParagraph"/>
        <w:numPr>
          <w:ilvl w:val="0"/>
          <w:numId w:val="1"/>
        </w:numPr>
        <w:rPr>
          <w:rFonts w:ascii="Arial" w:hAnsi="Arial" w:cs="Arial"/>
          <w:sz w:val="24"/>
          <w:szCs w:val="24"/>
        </w:rPr>
      </w:pPr>
      <w:r w:rsidRPr="008604A7">
        <w:rPr>
          <w:rFonts w:ascii="Arial" w:hAnsi="Arial" w:cs="Arial"/>
          <w:sz w:val="24"/>
          <w:szCs w:val="24"/>
        </w:rPr>
        <w:t>Can a</w:t>
      </w:r>
      <w:r>
        <w:rPr>
          <w:rFonts w:ascii="Arial" w:hAnsi="Arial" w:cs="Arial"/>
          <w:sz w:val="24"/>
          <w:szCs w:val="24"/>
        </w:rPr>
        <w:t>lso include the coefficient table, hazard ratios, etc.</w:t>
      </w:r>
    </w:p>
    <w:p w14:paraId="146EE4B7" w14:textId="77777777" w:rsidR="007D6B23" w:rsidRDefault="007D6B23" w:rsidP="007D6B23">
      <w:pPr>
        <w:pStyle w:val="ListParagraph"/>
        <w:rPr>
          <w:rFonts w:ascii="Arial" w:hAnsi="Arial" w:cs="Arial"/>
          <w:b/>
          <w:sz w:val="24"/>
          <w:szCs w:val="24"/>
        </w:rPr>
      </w:pPr>
    </w:p>
    <w:p w14:paraId="7D490569" w14:textId="77777777" w:rsidR="007D6B23" w:rsidRDefault="007D6B23" w:rsidP="007D6B23">
      <w:pPr>
        <w:pStyle w:val="ListParagraph"/>
        <w:rPr>
          <w:rFonts w:ascii="Arial" w:hAnsi="Arial" w:cs="Arial"/>
          <w:b/>
          <w:sz w:val="24"/>
          <w:szCs w:val="24"/>
        </w:rPr>
      </w:pPr>
      <w:r>
        <w:rPr>
          <w:rFonts w:ascii="Arial" w:hAnsi="Arial" w:cs="Arial"/>
          <w:b/>
          <w:noProof/>
        </w:rPr>
        <w:lastRenderedPageBreak/>
        <w:drawing>
          <wp:inline distT="0" distB="0" distL="0" distR="0" wp14:anchorId="7561918A" wp14:editId="3B1959D6">
            <wp:extent cx="5943600" cy="4245610"/>
            <wp:effectExtent l="0" t="0" r="0" b="2540"/>
            <wp:docPr id="3" name="Picture 3" descr="C:\Users\ebatz\AppData\Local\Microsoft\Windows\INetCache\Content.MSO\647E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atz\AppData\Local\Microsoft\Windows\INetCache\Content.MSO\647E642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8C5EFBF" w14:textId="77777777" w:rsidR="007D6B23" w:rsidRDefault="007D6B23" w:rsidP="008E2683">
      <w:pPr>
        <w:rPr>
          <w:rFonts w:ascii="Arial" w:hAnsi="Arial" w:cs="Arial"/>
          <w:b/>
          <w:sz w:val="24"/>
          <w:szCs w:val="24"/>
        </w:rPr>
      </w:pPr>
    </w:p>
    <w:p w14:paraId="770C4711" w14:textId="20C4A4E8" w:rsidR="00C832FD" w:rsidRDefault="00C832FD" w:rsidP="008E2683">
      <w:pPr>
        <w:rPr>
          <w:rFonts w:ascii="Arial" w:hAnsi="Arial" w:cs="Arial"/>
          <w:b/>
          <w:sz w:val="24"/>
          <w:szCs w:val="24"/>
        </w:rPr>
      </w:pPr>
    </w:p>
    <w:p w14:paraId="32F72263" w14:textId="4DEEFC17" w:rsidR="00C832FD" w:rsidRDefault="00C832FD" w:rsidP="008E2683">
      <w:pPr>
        <w:rPr>
          <w:rFonts w:ascii="Arial" w:hAnsi="Arial" w:cs="Arial"/>
          <w:b/>
          <w:sz w:val="24"/>
          <w:szCs w:val="24"/>
        </w:rPr>
      </w:pPr>
    </w:p>
    <w:p w14:paraId="6449ED2C" w14:textId="031CA3A1" w:rsidR="00C832FD" w:rsidRDefault="00C832FD" w:rsidP="008E2683">
      <w:pPr>
        <w:rPr>
          <w:rFonts w:ascii="Arial" w:hAnsi="Arial" w:cs="Arial"/>
          <w:b/>
          <w:sz w:val="24"/>
          <w:szCs w:val="24"/>
        </w:rPr>
      </w:pPr>
    </w:p>
    <w:p w14:paraId="7CBE0784" w14:textId="21333D5B" w:rsidR="00C832FD" w:rsidRDefault="00C832FD" w:rsidP="008E2683">
      <w:pPr>
        <w:rPr>
          <w:rFonts w:ascii="Arial" w:hAnsi="Arial" w:cs="Arial"/>
          <w:b/>
          <w:sz w:val="24"/>
          <w:szCs w:val="24"/>
        </w:rPr>
      </w:pPr>
    </w:p>
    <w:p w14:paraId="45C593EA" w14:textId="47C85944" w:rsidR="00C832FD" w:rsidRDefault="00C832FD" w:rsidP="008E2683">
      <w:pPr>
        <w:rPr>
          <w:rFonts w:ascii="Arial" w:hAnsi="Arial" w:cs="Arial"/>
          <w:b/>
          <w:sz w:val="24"/>
          <w:szCs w:val="24"/>
        </w:rPr>
      </w:pPr>
    </w:p>
    <w:p w14:paraId="6C1556B3" w14:textId="09ABF86F" w:rsidR="00C832FD" w:rsidRDefault="00C832FD" w:rsidP="008E2683">
      <w:pPr>
        <w:rPr>
          <w:rFonts w:ascii="Arial" w:hAnsi="Arial" w:cs="Arial"/>
          <w:b/>
          <w:sz w:val="24"/>
          <w:szCs w:val="24"/>
        </w:rPr>
      </w:pPr>
    </w:p>
    <w:p w14:paraId="256660EA" w14:textId="63A0B963" w:rsidR="00C832FD" w:rsidRDefault="00C832FD" w:rsidP="008E2683">
      <w:pPr>
        <w:rPr>
          <w:rFonts w:ascii="Arial" w:hAnsi="Arial" w:cs="Arial"/>
          <w:b/>
          <w:sz w:val="24"/>
          <w:szCs w:val="24"/>
        </w:rPr>
      </w:pPr>
    </w:p>
    <w:p w14:paraId="27F4F6A3" w14:textId="7BA6A5BA" w:rsidR="00C832FD" w:rsidRDefault="00C832FD" w:rsidP="008E2683">
      <w:pPr>
        <w:rPr>
          <w:rFonts w:ascii="Arial" w:hAnsi="Arial" w:cs="Arial"/>
          <w:b/>
          <w:sz w:val="24"/>
          <w:szCs w:val="24"/>
        </w:rPr>
      </w:pPr>
    </w:p>
    <w:p w14:paraId="4330BA98" w14:textId="3F7333F5" w:rsidR="00C832FD" w:rsidRDefault="00C832FD" w:rsidP="008E2683">
      <w:pPr>
        <w:rPr>
          <w:rFonts w:ascii="Arial" w:hAnsi="Arial" w:cs="Arial"/>
          <w:b/>
          <w:sz w:val="24"/>
          <w:szCs w:val="24"/>
        </w:rPr>
      </w:pPr>
    </w:p>
    <w:p w14:paraId="419D1692" w14:textId="4277AD57" w:rsidR="00C832FD" w:rsidRDefault="00C832FD" w:rsidP="008E2683">
      <w:pPr>
        <w:rPr>
          <w:rFonts w:ascii="Arial" w:hAnsi="Arial" w:cs="Arial"/>
          <w:b/>
          <w:sz w:val="24"/>
          <w:szCs w:val="24"/>
        </w:rPr>
      </w:pPr>
    </w:p>
    <w:p w14:paraId="0441B555" w14:textId="67D61F5F" w:rsidR="00C832FD" w:rsidRDefault="00C832FD" w:rsidP="008E2683">
      <w:pPr>
        <w:rPr>
          <w:rFonts w:ascii="Arial" w:hAnsi="Arial" w:cs="Arial"/>
          <w:b/>
          <w:sz w:val="24"/>
          <w:szCs w:val="24"/>
        </w:rPr>
      </w:pPr>
    </w:p>
    <w:p w14:paraId="1C7E60C5" w14:textId="37533691" w:rsidR="00C832FD" w:rsidRDefault="00C832FD" w:rsidP="008E2683">
      <w:pPr>
        <w:rPr>
          <w:rFonts w:ascii="Arial" w:hAnsi="Arial" w:cs="Arial"/>
          <w:b/>
          <w:sz w:val="24"/>
          <w:szCs w:val="24"/>
        </w:rPr>
      </w:pPr>
    </w:p>
    <w:p w14:paraId="0E6119B8" w14:textId="3E244E6F" w:rsidR="00C832FD" w:rsidRDefault="00C832FD" w:rsidP="008E2683">
      <w:pPr>
        <w:rPr>
          <w:rFonts w:ascii="Arial" w:hAnsi="Arial" w:cs="Arial"/>
          <w:b/>
          <w:sz w:val="24"/>
          <w:szCs w:val="24"/>
        </w:rPr>
      </w:pPr>
    </w:p>
    <w:p w14:paraId="11E1C0B5" w14:textId="1CAAA511" w:rsidR="00C832FD" w:rsidRDefault="00C832FD" w:rsidP="008E2683">
      <w:pPr>
        <w:rPr>
          <w:rFonts w:ascii="Arial" w:hAnsi="Arial" w:cs="Arial"/>
          <w:b/>
          <w:sz w:val="24"/>
          <w:szCs w:val="24"/>
        </w:rPr>
      </w:pPr>
    </w:p>
    <w:p w14:paraId="2DFA1960" w14:textId="6EAC4247" w:rsidR="00C832FD" w:rsidRPr="008E2683" w:rsidRDefault="00C832FD" w:rsidP="008E2683">
      <w:pPr>
        <w:rPr>
          <w:rFonts w:ascii="Arial" w:hAnsi="Arial" w:cs="Arial"/>
          <w:b/>
          <w:sz w:val="24"/>
          <w:szCs w:val="24"/>
        </w:rPr>
      </w:pPr>
      <w:r>
        <w:rPr>
          <w:noProof/>
        </w:rPr>
        <w:lastRenderedPageBreak/>
        <w:drawing>
          <wp:inline distT="0" distB="0" distL="0" distR="0" wp14:anchorId="617785CB" wp14:editId="41549B15">
            <wp:extent cx="4700270" cy="8229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0270" cy="8229600"/>
                    </a:xfrm>
                    <a:prstGeom prst="rect">
                      <a:avLst/>
                    </a:prstGeom>
                  </pic:spPr>
                </pic:pic>
              </a:graphicData>
            </a:graphic>
          </wp:inline>
        </w:drawing>
      </w:r>
    </w:p>
    <w:sectPr w:rsidR="00C832FD" w:rsidRPr="008E2683" w:rsidSect="004324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alerie Eviner" w:date="2019-01-14T17:35:00Z" w:initials="VE">
    <w:p w14:paraId="3DED775B" w14:textId="2C57170F" w:rsidR="00016286" w:rsidRDefault="00016286">
      <w:pPr>
        <w:pStyle w:val="CommentText"/>
      </w:pPr>
      <w:r>
        <w:rPr>
          <w:rStyle w:val="CommentReference"/>
        </w:rPr>
        <w:annotationRef/>
      </w:r>
      <w:r>
        <w:t>I think you have too much emphasis on resilience here, compared to what you'll address with the data</w:t>
      </w:r>
    </w:p>
    <w:p w14:paraId="241C6B99" w14:textId="2B64BE5A" w:rsidR="00016286" w:rsidRDefault="00016286">
      <w:pPr>
        <w:pStyle w:val="CommentText"/>
      </w:pPr>
      <w:r>
        <w:t>State and transitions and resilience are not necessarily synonymous, and with so much resilience background, I'd expect more direct analysis of resilience (compared to just state and transition)- state and transition can be either compositional shifts within a system (e.g. grasslands), or shifts in ecosystem type (e.g. grassland to shrubland). Resilience is usually more about either maintenance of the system (with changes in composition being a mechanism of the non-equilibrium state), than changes in composition within a state type</w:t>
      </w:r>
    </w:p>
    <w:p w14:paraId="52E755B7" w14:textId="0FD03137" w:rsidR="00016286" w:rsidRDefault="00016286">
      <w:pPr>
        <w:pStyle w:val="CommentText"/>
      </w:pPr>
    </w:p>
    <w:p w14:paraId="40FCB564" w14:textId="28C3B9ED" w:rsidR="00016286" w:rsidRDefault="00016286">
      <w:pPr>
        <w:pStyle w:val="CommentText"/>
      </w:pPr>
      <w:r>
        <w:t>The way resilience is used in the results (e.g. how well does a certain state stick around) is valid, but in this broad intro, it seems to imply broader changes, isn't specific enough</w:t>
      </w:r>
    </w:p>
  </w:comment>
  <w:comment w:id="2" w:author="Valerie Eviner" w:date="2019-01-14T17:47:00Z" w:initials="VE">
    <w:p w14:paraId="35A2F3E9" w14:textId="5F1E1544" w:rsidR="00016286" w:rsidRDefault="00016286">
      <w:pPr>
        <w:pStyle w:val="CommentText"/>
      </w:pPr>
      <w:r>
        <w:rPr>
          <w:rStyle w:val="CommentReference"/>
        </w:rPr>
        <w:annotationRef/>
      </w:r>
      <w:r>
        <w:t xml:space="preserve">This section is </w:t>
      </w:r>
      <w:proofErr w:type="gramStart"/>
      <w:r>
        <w:t>really strong</w:t>
      </w:r>
      <w:proofErr w:type="gramEnd"/>
      <w:r>
        <w:t>, and gets more to the crux of what this study can contribute- both conceptually and for management</w:t>
      </w:r>
    </w:p>
  </w:comment>
  <w:comment w:id="3" w:author="evan batzer" w:date="2019-01-07T12:18:00Z" w:initials="EB">
    <w:p w14:paraId="30B564D7" w14:textId="00AC83B8" w:rsidR="00016286" w:rsidRDefault="00016286">
      <w:pPr>
        <w:pStyle w:val="CommentText"/>
      </w:pPr>
      <w:r>
        <w:rPr>
          <w:rStyle w:val="CommentReference"/>
        </w:rPr>
        <w:annotationRef/>
      </w:r>
      <w:r>
        <w:t>Citation?</w:t>
      </w:r>
    </w:p>
  </w:comment>
  <w:comment w:id="4" w:author="Valerie Eviner" w:date="2019-01-14T17:52:00Z" w:initials="VE">
    <w:p w14:paraId="0F104BF1" w14:textId="14754A65" w:rsidR="00016286" w:rsidRDefault="00016286">
      <w:pPr>
        <w:pStyle w:val="CommentText"/>
      </w:pPr>
      <w:r>
        <w:rPr>
          <w:rStyle w:val="CommentReference"/>
        </w:rPr>
        <w:annotationRef/>
      </w:r>
      <w:r>
        <w:t>Yep, wasn't sure what the question is here</w:t>
      </w:r>
    </w:p>
  </w:comment>
  <w:comment w:id="5" w:author="evan batzer" w:date="2019-01-18T16:50:00Z" w:initials="eb">
    <w:p w14:paraId="665064D7" w14:textId="35397CA6" w:rsidR="00016286" w:rsidRDefault="00016286">
      <w:pPr>
        <w:pStyle w:val="CommentText"/>
      </w:pPr>
      <w:r>
        <w:rPr>
          <w:rStyle w:val="CommentReference"/>
        </w:rPr>
        <w:annotationRef/>
      </w:r>
    </w:p>
  </w:comment>
  <w:comment w:id="6" w:author="Valerie Eviner" w:date="2019-01-14T17:53:00Z" w:initials="VE">
    <w:p w14:paraId="7C95FD8F" w14:textId="454ADB70" w:rsidR="00016286" w:rsidRDefault="00016286">
      <w:pPr>
        <w:pStyle w:val="CommentText"/>
      </w:pPr>
      <w:r>
        <w:rPr>
          <w:rStyle w:val="CommentReference"/>
        </w:rPr>
        <w:annotationRef/>
      </w:r>
      <w:r>
        <w:t>Phrasing clunky</w:t>
      </w:r>
    </w:p>
  </w:comment>
  <w:comment w:id="7" w:author="Valerie Eviner" w:date="2018-11-25T22:27:00Z" w:initials="VE">
    <w:p w14:paraId="2AE95460" w14:textId="4F94E75C" w:rsidR="00016286" w:rsidRDefault="00016286">
      <w:pPr>
        <w:pStyle w:val="CommentText"/>
      </w:pPr>
      <w:r>
        <w:rPr>
          <w:rStyle w:val="CommentReference"/>
        </w:rPr>
        <w:annotationRef/>
      </w:r>
      <w:proofErr w:type="spellStart"/>
      <w:r>
        <w:t>Lolium</w:t>
      </w:r>
      <w:proofErr w:type="spellEnd"/>
      <w:r>
        <w:t xml:space="preserve"> is now </w:t>
      </w:r>
      <w:proofErr w:type="spellStart"/>
      <w:r>
        <w:t>festuca</w:t>
      </w:r>
      <w:proofErr w:type="spellEnd"/>
    </w:p>
  </w:comment>
  <w:comment w:id="8" w:author="Valerie Eviner" w:date="2018-11-25T22:31:00Z" w:initials="VE">
    <w:p w14:paraId="25580E9A" w14:textId="69159DD4" w:rsidR="00016286" w:rsidRDefault="00016286">
      <w:pPr>
        <w:pStyle w:val="CommentText"/>
      </w:pPr>
      <w:r>
        <w:rPr>
          <w:rStyle w:val="CommentReference"/>
        </w:rPr>
        <w:annotationRef/>
      </w:r>
      <w:r>
        <w:t>Need to better define this, especially since you use it in the results (e.g. don't just give the acronym)</w:t>
      </w:r>
    </w:p>
  </w:comment>
  <w:comment w:id="13" w:author="Valerie Eviner" w:date="2019-01-14T18:10:00Z" w:initials="VE">
    <w:p w14:paraId="161FD348" w14:textId="77777777" w:rsidR="00016286" w:rsidRDefault="00016286" w:rsidP="001F65A8">
      <w:pPr>
        <w:pStyle w:val="CommentText"/>
      </w:pPr>
      <w:r>
        <w:rPr>
          <w:rStyle w:val="CommentReference"/>
        </w:rPr>
        <w:annotationRef/>
      </w:r>
      <w:r>
        <w:t>Mention why this period</w:t>
      </w:r>
    </w:p>
  </w:comment>
  <w:comment w:id="14" w:author="evan batzer" w:date="2019-01-26T13:42:00Z" w:initials="eb">
    <w:p w14:paraId="12041313" w14:textId="2788277F" w:rsidR="00016286" w:rsidRDefault="00016286">
      <w:pPr>
        <w:pStyle w:val="CommentText"/>
      </w:pPr>
      <w:r>
        <w:rPr>
          <w:rStyle w:val="CommentReference"/>
        </w:rPr>
        <w:annotationRef/>
      </w:r>
      <w:r>
        <w:t xml:space="preserve">Added mention above – this is the earliest year when we can calculate our metric from CIMIS data </w:t>
      </w:r>
    </w:p>
  </w:comment>
  <w:comment w:id="11" w:author="Valerie Eviner" w:date="2018-11-25T22:31:00Z" w:initials="VE">
    <w:p w14:paraId="5DF92681" w14:textId="77777777" w:rsidR="00016286" w:rsidRDefault="00016286" w:rsidP="001F65A8">
      <w:pPr>
        <w:pStyle w:val="CommentText"/>
      </w:pPr>
      <w:r>
        <w:rPr>
          <w:rStyle w:val="CommentReference"/>
        </w:rPr>
        <w:annotationRef/>
      </w:r>
      <w:r>
        <w:t>Why this time period?</w:t>
      </w:r>
    </w:p>
  </w:comment>
  <w:comment w:id="12" w:author="evan batzer" w:date="2018-11-29T13:27:00Z" w:initials="EB">
    <w:p w14:paraId="3A47094A" w14:textId="77777777" w:rsidR="00016286" w:rsidRDefault="00016286" w:rsidP="001F65A8">
      <w:pPr>
        <w:pStyle w:val="CommentText"/>
      </w:pPr>
      <w:r>
        <w:rPr>
          <w:rStyle w:val="CommentReference"/>
        </w:rPr>
        <w:annotationRef/>
      </w:r>
      <w:r>
        <w:t>These are the dates when the CIMIS station was available</w:t>
      </w:r>
    </w:p>
  </w:comment>
  <w:comment w:id="15" w:author="evan batzer" w:date="2019-01-07T09:37:00Z" w:initials="EB">
    <w:p w14:paraId="6CA357D5" w14:textId="77777777" w:rsidR="00016286" w:rsidRDefault="00016286" w:rsidP="001F65A8">
      <w:pPr>
        <w:pStyle w:val="CommentText"/>
      </w:pPr>
      <w:r>
        <w:rPr>
          <w:rStyle w:val="CommentReference"/>
        </w:rPr>
        <w:annotationRef/>
      </w:r>
      <w:r>
        <w:t>Change X-axes to ordinal</w:t>
      </w:r>
    </w:p>
  </w:comment>
  <w:comment w:id="9" w:author="Valerie Eviner" w:date="2019-01-14T18:15:00Z" w:initials="VE">
    <w:p w14:paraId="615D3FA5" w14:textId="549D488D" w:rsidR="00016286" w:rsidRDefault="00016286">
      <w:pPr>
        <w:pStyle w:val="CommentText"/>
      </w:pPr>
      <w:r>
        <w:rPr>
          <w:rStyle w:val="CommentReference"/>
        </w:rPr>
        <w:annotationRef/>
      </w:r>
      <w:r>
        <w:t>Why? What do with these different values?</w:t>
      </w:r>
    </w:p>
  </w:comment>
  <w:comment w:id="10" w:author="evan batzer" w:date="2019-01-18T16:58:00Z" w:initials="eb">
    <w:p w14:paraId="6FA3F528" w14:textId="3E8D4E51" w:rsidR="00016286" w:rsidRDefault="00016286">
      <w:pPr>
        <w:pStyle w:val="CommentText"/>
      </w:pPr>
      <w:r>
        <w:rPr>
          <w:rStyle w:val="CommentReference"/>
        </w:rPr>
        <w:annotationRef/>
      </w:r>
      <w:r>
        <w:t xml:space="preserve">I wanted to compare cumulative drought effects – ask the question of whether a single year drought was enough to cause </w:t>
      </w:r>
      <w:proofErr w:type="gramStart"/>
      <w:r>
        <w:t>change, or</w:t>
      </w:r>
      <w:proofErr w:type="gramEnd"/>
      <w:r>
        <w:t xml:space="preserve"> was better explained by longer-term patterns. Does this need more development here?</w:t>
      </w:r>
    </w:p>
  </w:comment>
  <w:comment w:id="16" w:author="Valerie Eviner" w:date="2019-01-14T18:07:00Z" w:initials="VE">
    <w:p w14:paraId="573B3D6E" w14:textId="77777777" w:rsidR="00016286" w:rsidRDefault="00016286" w:rsidP="00DF3974">
      <w:pPr>
        <w:pStyle w:val="CommentText"/>
      </w:pPr>
      <w:r>
        <w:rPr>
          <w:rStyle w:val="CommentReference"/>
        </w:rPr>
        <w:annotationRef/>
      </w:r>
      <w:r>
        <w:t>For your methods, think it's better to lead with this, gives a good broad context. Then, in the appropriate bullets, you can mention how the # of groups were chosen, etc.</w:t>
      </w:r>
    </w:p>
  </w:comment>
  <w:comment w:id="18" w:author="evan batzer" w:date="2018-11-19T12:19:00Z" w:initials="EB">
    <w:p w14:paraId="49F16982" w14:textId="77777777" w:rsidR="00016286" w:rsidRDefault="00016286" w:rsidP="009F45F0">
      <w:pPr>
        <w:pStyle w:val="CommentText"/>
      </w:pPr>
      <w:r>
        <w:rPr>
          <w:rStyle w:val="CommentReference"/>
        </w:rPr>
        <w:annotationRef/>
      </w:r>
      <w:r>
        <w:t xml:space="preserve">This isn’t strictly true, I suppose, but is a close approximation of the actual model value. I don’t know if this needs to be in the actual </w:t>
      </w:r>
      <w:proofErr w:type="gramStart"/>
      <w:r>
        <w:t>paper, but</w:t>
      </w:r>
      <w:proofErr w:type="gramEnd"/>
      <w:r>
        <w:t xml:space="preserve"> can update. </w:t>
      </w:r>
    </w:p>
    <w:p w14:paraId="4D696FA6" w14:textId="77777777" w:rsidR="00016286" w:rsidRDefault="00016286" w:rsidP="009F45F0">
      <w:pPr>
        <w:pStyle w:val="CommentText"/>
      </w:pPr>
    </w:p>
    <w:p w14:paraId="60ED21D2" w14:textId="77777777" w:rsidR="00016286" w:rsidRDefault="00016286" w:rsidP="009F45F0">
      <w:pPr>
        <w:pStyle w:val="CommentText"/>
      </w:pPr>
      <w:r>
        <w:t>Because this is a Markov process, most descriptions of this formula incorporate some element of time between observations. The formula I’ve presented is only for a single year of change (2 sequential observations.</w:t>
      </w:r>
    </w:p>
  </w:comment>
  <w:comment w:id="19" w:author="Valerie Eviner" w:date="2018-11-25T22:29:00Z" w:initials="VE">
    <w:p w14:paraId="0437726C" w14:textId="77777777" w:rsidR="00016286" w:rsidRDefault="00016286" w:rsidP="009F45F0">
      <w:pPr>
        <w:pStyle w:val="CommentText"/>
      </w:pPr>
      <w:r>
        <w:rPr>
          <w:rStyle w:val="CommentReference"/>
        </w:rPr>
        <w:annotationRef/>
      </w:r>
      <w:proofErr w:type="gramStart"/>
      <w:r>
        <w:t>So</w:t>
      </w:r>
      <w:proofErr w:type="gramEnd"/>
      <w:r>
        <w:t xml:space="preserve"> would it be best to change the e.g. text to the probability of a transition between states 1 and 2 between 2 adjacent years, can be represented by the equation?</w:t>
      </w:r>
    </w:p>
  </w:comment>
  <w:comment w:id="20" w:author="Valerie Eviner" w:date="2019-01-14T18:08:00Z" w:initials="VE">
    <w:p w14:paraId="5E2D59BF" w14:textId="77777777" w:rsidR="00016286" w:rsidRDefault="00016286" w:rsidP="009F45F0">
      <w:pPr>
        <w:pStyle w:val="CommentText"/>
      </w:pPr>
      <w:r>
        <w:rPr>
          <w:rStyle w:val="CommentReference"/>
        </w:rPr>
        <w:annotationRef/>
      </w:r>
      <w:r>
        <w:t>Assuming all packages are in R? Need to state that</w:t>
      </w:r>
    </w:p>
  </w:comment>
  <w:comment w:id="21" w:author="evan batzer" w:date="2019-01-07T09:37:00Z" w:initials="EB">
    <w:p w14:paraId="47812079" w14:textId="584EAFA6" w:rsidR="00016286" w:rsidRPr="00FC00D0" w:rsidRDefault="00016286">
      <w:pPr>
        <w:pStyle w:val="CommentText"/>
      </w:pPr>
      <w:r>
        <w:rPr>
          <w:rStyle w:val="CommentReference"/>
        </w:rPr>
        <w:annotationRef/>
      </w:r>
      <w:r>
        <w:t>Correct species names (</w:t>
      </w:r>
      <w:r>
        <w:rPr>
          <w:i/>
        </w:rPr>
        <w:t>G. species)</w:t>
      </w:r>
    </w:p>
  </w:comment>
  <w:comment w:id="22" w:author="Valerie Eviner" w:date="2019-01-14T18:24:00Z" w:initials="VE">
    <w:p w14:paraId="0919A219" w14:textId="217DD16B" w:rsidR="00016286" w:rsidRDefault="00016286">
      <w:pPr>
        <w:pStyle w:val="CommentText"/>
      </w:pPr>
      <w:r>
        <w:rPr>
          <w:rStyle w:val="CommentReference"/>
        </w:rPr>
        <w:annotationRef/>
      </w:r>
      <w:r>
        <w:t>Need more info here on the threshold of change captured here (e.g. can a change in state be due to 51% natives/49% annuals to 49% natives/51% annuals?</w:t>
      </w:r>
    </w:p>
  </w:comment>
  <w:comment w:id="23" w:author="evan batzer" w:date="2019-01-26T14:25:00Z" w:initials="eb">
    <w:p w14:paraId="43A0448D" w14:textId="77777777" w:rsidR="00016286" w:rsidRDefault="00016286">
      <w:pPr>
        <w:pStyle w:val="CommentText"/>
      </w:pPr>
      <w:r>
        <w:rPr>
          <w:rStyle w:val="CommentReference"/>
        </w:rPr>
        <w:annotationRef/>
      </w:r>
      <w:r>
        <w:t xml:space="preserve">Perhaps – there is a hard threshold of change, but my understanding is that it is based on similarity to the medoid community. </w:t>
      </w:r>
    </w:p>
    <w:p w14:paraId="2842BAFE" w14:textId="77777777" w:rsidR="00016286" w:rsidRDefault="00016286">
      <w:pPr>
        <w:pStyle w:val="CommentText"/>
      </w:pPr>
    </w:p>
    <w:p w14:paraId="3892517D" w14:textId="497C7E69" w:rsidR="00016286" w:rsidRDefault="00016286">
      <w:pPr>
        <w:pStyle w:val="CommentText"/>
      </w:pPr>
      <w:r>
        <w:t xml:space="preserve">A switch from 51/49 native/annual to 49/51 won’t prompt a change in assignment, unless that switch makes a community more </w:t>
      </w:r>
      <w:proofErr w:type="gramStart"/>
      <w:r>
        <w:t>similar to</w:t>
      </w:r>
      <w:proofErr w:type="gramEnd"/>
      <w:r>
        <w:t xml:space="preserve"> the “medoid”, basically the “type community” for a given state. </w:t>
      </w:r>
    </w:p>
  </w:comment>
  <w:comment w:id="25" w:author="Valerie Eviner" w:date="2019-01-14T18:27:00Z" w:initials="VE">
    <w:p w14:paraId="788C7920" w14:textId="0C0A4059" w:rsidR="00016286" w:rsidRDefault="00016286">
      <w:pPr>
        <w:pStyle w:val="CommentText"/>
      </w:pPr>
      <w:r>
        <w:rPr>
          <w:rStyle w:val="CommentReference"/>
        </w:rPr>
        <w:annotationRef/>
      </w:r>
      <w:r>
        <w:t>Or 4</w:t>
      </w:r>
    </w:p>
  </w:comment>
  <w:comment w:id="26" w:author="Valerie Eviner" w:date="2018-11-25T22:39:00Z" w:initials="VE">
    <w:p w14:paraId="1553A543" w14:textId="71418852" w:rsidR="00016286" w:rsidRDefault="00016286">
      <w:pPr>
        <w:pStyle w:val="CommentText"/>
      </w:pPr>
      <w:r>
        <w:rPr>
          <w:rStyle w:val="CommentReference"/>
        </w:rPr>
        <w:annotationRef/>
      </w:r>
      <w:proofErr w:type="gramStart"/>
      <w:r>
        <w:t>Is</w:t>
      </w:r>
      <w:proofErr w:type="gramEnd"/>
      <w:r>
        <w:t xml:space="preserve"> this # of plots? # of overall transitions across time (e.g. how compare to what proportion of plots change? How much of this is changing back and forth vs. net change?) </w:t>
      </w:r>
    </w:p>
    <w:p w14:paraId="7A17B450" w14:textId="7A6D4B15" w:rsidR="00016286" w:rsidRDefault="00016286">
      <w:pPr>
        <w:pStyle w:val="CommentText"/>
      </w:pPr>
    </w:p>
    <w:p w14:paraId="4DE665BB" w14:textId="768B989E" w:rsidR="00016286" w:rsidRDefault="00016286">
      <w:pPr>
        <w:pStyle w:val="CommentText"/>
      </w:pPr>
      <w:r>
        <w:t>Are drought tolerant and dry specialists the same? Assuming so</w:t>
      </w:r>
    </w:p>
  </w:comment>
  <w:comment w:id="27" w:author="evan batzer" w:date="2019-01-07T09:38:00Z" w:initials="EB">
    <w:p w14:paraId="7C3C73D1" w14:textId="4B30B7B8" w:rsidR="00016286" w:rsidRDefault="00016286">
      <w:pPr>
        <w:pStyle w:val="CommentText"/>
      </w:pPr>
      <w:r>
        <w:rPr>
          <w:rStyle w:val="CommentReference"/>
        </w:rPr>
        <w:annotationRef/>
      </w:r>
      <w:r>
        <w:t>Yes, total number of plot-plot transitions (all plots * number of years of sampling – 1</w:t>
      </w:r>
    </w:p>
  </w:comment>
  <w:comment w:id="30" w:author="evan batzer" w:date="2019-04-17T11:00:00Z" w:initials="eb">
    <w:p w14:paraId="0098D36A" w14:textId="759E3A2B" w:rsidR="00016286" w:rsidRDefault="00016286">
      <w:pPr>
        <w:pStyle w:val="CommentText"/>
      </w:pPr>
      <w:r>
        <w:rPr>
          <w:rStyle w:val="CommentReference"/>
        </w:rPr>
        <w:annotationRef/>
      </w:r>
      <w:r>
        <w:t>Maybe no longer needed with the new figure?</w:t>
      </w:r>
    </w:p>
  </w:comment>
  <w:comment w:id="31" w:author="Valerie Eviner" w:date="2019-01-14T18:42:00Z" w:initials="VE">
    <w:p w14:paraId="6EC65290" w14:textId="6AD5FEE3" w:rsidR="00016286" w:rsidRDefault="00016286">
      <w:pPr>
        <w:pStyle w:val="CommentText"/>
      </w:pPr>
      <w:r>
        <w:rPr>
          <w:rStyle w:val="CommentReference"/>
        </w:rPr>
        <w:annotationRef/>
      </w:r>
      <w:r>
        <w:t>For all graphs below, want to walk people through these in terms of how to look at the data/interpretations-</w:t>
      </w:r>
    </w:p>
  </w:comment>
  <w:comment w:id="32" w:author="evan batzer" w:date="2019-04-16T19:57:00Z" w:initials="eb">
    <w:p w14:paraId="3BFECE16" w14:textId="0B44F9E4" w:rsidR="00016286" w:rsidRDefault="00016286">
      <w:pPr>
        <w:pStyle w:val="CommentText"/>
      </w:pPr>
      <w:r>
        <w:rPr>
          <w:rStyle w:val="CommentReference"/>
        </w:rPr>
        <w:annotationRef/>
      </w:r>
      <w:r>
        <w:t xml:space="preserve">Combine with above to show all probabilities at once? Or instead, highlight key transitions that are affected by either precipitation or priority? </w:t>
      </w:r>
    </w:p>
  </w:comment>
  <w:comment w:id="33" w:author="Valerie Eviner" w:date="2019-01-14T20:22:00Z" w:initials="VE">
    <w:p w14:paraId="2E8C1AEC" w14:textId="1027B94E" w:rsidR="00016286" w:rsidRDefault="00016286">
      <w:pPr>
        <w:pStyle w:val="CommentText"/>
      </w:pPr>
      <w:r>
        <w:rPr>
          <w:rStyle w:val="CommentReference"/>
        </w:rPr>
        <w:annotationRef/>
      </w:r>
      <w:r>
        <w:t xml:space="preserve">Both the invasive and naturalized? Important to be clear here, especially since the drought tolerant state is also </w:t>
      </w:r>
      <w:proofErr w:type="spellStart"/>
      <w:r>
        <w:t>invasives</w:t>
      </w:r>
      <w:proofErr w:type="spellEnd"/>
    </w:p>
    <w:p w14:paraId="5EFC8DB9" w14:textId="666A2BF0" w:rsidR="00016286" w:rsidRDefault="00016286">
      <w:pPr>
        <w:pStyle w:val="CommentText"/>
      </w:pPr>
      <w:r>
        <w:t>So, want to discuss "resilience of the annual state" as being high flexibility/changes within dominant annuals suited to the weather conditions</w:t>
      </w:r>
    </w:p>
  </w:comment>
  <w:comment w:id="34" w:author="Valerie Eviner" w:date="2018-11-25T22:47:00Z" w:initials="VE">
    <w:p w14:paraId="3A14458A" w14:textId="42FC61A5" w:rsidR="00016286" w:rsidRDefault="00016286">
      <w:pPr>
        <w:pStyle w:val="CommentText"/>
      </w:pPr>
      <w:r>
        <w:rPr>
          <w:rStyle w:val="CommentReference"/>
        </w:rPr>
        <w:annotationRef/>
      </w:r>
      <w:r>
        <w:t>Still think you need to show the data to split this</w:t>
      </w:r>
    </w:p>
    <w:p w14:paraId="673AC9BC" w14:textId="555A267C" w:rsidR="00016286" w:rsidRDefault="00016286">
      <w:pPr>
        <w:pStyle w:val="CommentText"/>
      </w:pPr>
    </w:p>
    <w:p w14:paraId="7E83402E" w14:textId="74184EA8" w:rsidR="00016286" w:rsidRDefault="00016286">
      <w:pPr>
        <w:pStyle w:val="CommentText"/>
      </w:pPr>
      <w:r>
        <w:t>And then need to justify-- because these states need to be ecologically important/valid to be relevant- if they are a statistical artifact, that is just a flaw with the stats method for addressing this question</w:t>
      </w:r>
    </w:p>
  </w:comment>
  <w:comment w:id="35" w:author="Valerie Eviner" w:date="2019-01-14T20:26:00Z" w:initials="VE">
    <w:p w14:paraId="76A76568" w14:textId="77777777" w:rsidR="00016286" w:rsidRDefault="00016286">
      <w:pPr>
        <w:pStyle w:val="CommentText"/>
      </w:pPr>
      <w:r>
        <w:rPr>
          <w:rStyle w:val="CommentReference"/>
        </w:rPr>
        <w:annotationRef/>
      </w:r>
      <w:r>
        <w:t>But also, by the way states are determined, focus on highest variation in data set, so in this case, combination of long-term trends but particularly drought</w:t>
      </w:r>
    </w:p>
    <w:p w14:paraId="5EC5B81A" w14:textId="310C8D58" w:rsidR="00016286" w:rsidRDefault="00016286">
      <w:pPr>
        <w:pStyle w:val="CommentText"/>
      </w:pPr>
    </w:p>
  </w:comment>
  <w:comment w:id="36" w:author="Valerie Eviner" w:date="2019-01-14T20:27:00Z" w:initials="VE">
    <w:p w14:paraId="3B9773E4" w14:textId="77777777" w:rsidR="00016286" w:rsidRDefault="00016286">
      <w:pPr>
        <w:pStyle w:val="CommentText"/>
      </w:pPr>
      <w:r>
        <w:rPr>
          <w:rStyle w:val="CommentReference"/>
        </w:rPr>
        <w:annotationRef/>
      </w:r>
      <w:r>
        <w:t>At present, your intro goes into way more "broad resilience/ state and transition" than the discussion.</w:t>
      </w:r>
    </w:p>
    <w:p w14:paraId="5E861B11" w14:textId="77777777" w:rsidR="00016286" w:rsidRDefault="00016286">
      <w:pPr>
        <w:pStyle w:val="CommentText"/>
      </w:pPr>
    </w:p>
    <w:p w14:paraId="1EFA51B9" w14:textId="77777777" w:rsidR="00016286" w:rsidRDefault="00016286">
      <w:pPr>
        <w:pStyle w:val="CommentText"/>
      </w:pPr>
      <w:r>
        <w:t>2 things to do about this:</w:t>
      </w:r>
    </w:p>
    <w:p w14:paraId="5FFB6F0C" w14:textId="77777777" w:rsidR="00016286" w:rsidRDefault="00016286">
      <w:pPr>
        <w:pStyle w:val="CommentText"/>
      </w:pPr>
      <w:r>
        <w:t>1. trim the intro to address issues/focus on gaps in knowledge that this study can address</w:t>
      </w:r>
    </w:p>
    <w:p w14:paraId="74227B9A" w14:textId="77D1A677" w:rsidR="00016286" w:rsidRDefault="00016286">
      <w:pPr>
        <w:pStyle w:val="CommentText"/>
      </w:pPr>
      <w:r>
        <w:t>2. Add a little more "interpretation" in discussion in terms of how this can provide unique insights/theory-- for example, gives important insights into annual-dominated fluctuations, critical to understand in variable environment, and annual state becoming more common throughout the world</w:t>
      </w:r>
    </w:p>
  </w:comment>
  <w:comment w:id="37" w:author="evan batzer" w:date="2019-04-23T14:04:00Z" w:initials="eb">
    <w:p w14:paraId="1A0FD546" w14:textId="2B56A58A" w:rsidR="00016286" w:rsidRDefault="00016286">
      <w:pPr>
        <w:pStyle w:val="CommentText"/>
      </w:pPr>
      <w:r>
        <w:rPr>
          <w:rStyle w:val="CommentReference"/>
        </w:rPr>
        <w:annotationRef/>
      </w:r>
      <w:r>
        <w:t xml:space="preserve">Tried to change around the intro a little </w:t>
      </w:r>
    </w:p>
  </w:comment>
  <w:comment w:id="38" w:author="evan batzer" w:date="2019-04-23T14:42:00Z" w:initials="eb">
    <w:p w14:paraId="2097980D" w14:textId="26E37CA8" w:rsidR="00016286" w:rsidRDefault="00016286">
      <w:pPr>
        <w:pStyle w:val="CommentText"/>
      </w:pPr>
      <w:r>
        <w:rPr>
          <w:rStyle w:val="CommentReference"/>
        </w:rPr>
        <w:annotationRef/>
      </w:r>
      <w:r>
        <w:t>(Not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FCB564" w15:done="1"/>
  <w15:commentEx w15:paraId="35A2F3E9" w15:done="0"/>
  <w15:commentEx w15:paraId="30B564D7" w15:done="0"/>
  <w15:commentEx w15:paraId="0F104BF1" w15:done="1"/>
  <w15:commentEx w15:paraId="665064D7" w15:paraIdParent="0F104BF1" w15:done="1"/>
  <w15:commentEx w15:paraId="7C95FD8F" w15:done="1"/>
  <w15:commentEx w15:paraId="2AE95460" w15:done="1"/>
  <w15:commentEx w15:paraId="25580E9A" w15:done="1"/>
  <w15:commentEx w15:paraId="161FD348" w15:done="0"/>
  <w15:commentEx w15:paraId="12041313" w15:paraIdParent="161FD348" w15:done="0"/>
  <w15:commentEx w15:paraId="5DF92681" w15:done="1"/>
  <w15:commentEx w15:paraId="3A47094A" w15:paraIdParent="5DF92681" w15:done="1"/>
  <w15:commentEx w15:paraId="6CA357D5" w15:done="1"/>
  <w15:commentEx w15:paraId="615D3FA5" w15:done="0"/>
  <w15:commentEx w15:paraId="6FA3F528" w15:paraIdParent="615D3FA5" w15:done="0"/>
  <w15:commentEx w15:paraId="573B3D6E" w15:done="0"/>
  <w15:commentEx w15:paraId="60ED21D2" w15:done="1"/>
  <w15:commentEx w15:paraId="0437726C" w15:paraIdParent="60ED21D2" w15:done="1"/>
  <w15:commentEx w15:paraId="5E2D59BF" w15:done="1"/>
  <w15:commentEx w15:paraId="47812079" w15:done="1"/>
  <w15:commentEx w15:paraId="0919A219" w15:done="0"/>
  <w15:commentEx w15:paraId="3892517D" w15:paraIdParent="0919A219" w15:done="0"/>
  <w15:commentEx w15:paraId="788C7920" w15:done="0"/>
  <w15:commentEx w15:paraId="4DE665BB" w15:done="0"/>
  <w15:commentEx w15:paraId="7C3C73D1" w15:paraIdParent="4DE665BB" w15:done="0"/>
  <w15:commentEx w15:paraId="0098D36A" w15:done="0"/>
  <w15:commentEx w15:paraId="6EC65290" w15:done="1"/>
  <w15:commentEx w15:paraId="3BFECE16" w15:done="0"/>
  <w15:commentEx w15:paraId="5EFC8DB9" w15:done="0"/>
  <w15:commentEx w15:paraId="7E83402E" w15:done="0"/>
  <w15:commentEx w15:paraId="5EC5B81A" w15:done="0"/>
  <w15:commentEx w15:paraId="74227B9A" w15:done="0"/>
  <w15:commentEx w15:paraId="1A0FD546" w15:paraIdParent="74227B9A" w15:done="0"/>
  <w15:commentEx w15:paraId="209798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FCB564" w16cid:durableId="1FEC4F4E"/>
  <w16cid:commentId w16cid:paraId="35A2F3E9" w16cid:durableId="1FEC4F52"/>
  <w16cid:commentId w16cid:paraId="30B564D7" w16cid:durableId="1FDDF210"/>
  <w16cid:commentId w16cid:paraId="0F104BF1" w16cid:durableId="1FEC4F57"/>
  <w16cid:commentId w16cid:paraId="665064D7" w16cid:durableId="1FEC8250"/>
  <w16cid:commentId w16cid:paraId="7C95FD8F" w16cid:durableId="1FEC4F58"/>
  <w16cid:commentId w16cid:paraId="2AE95460" w16cid:durableId="20213FED"/>
  <w16cid:commentId w16cid:paraId="25580E9A" w16cid:durableId="1FC236C3"/>
  <w16cid:commentId w16cid:paraId="161FD348" w16cid:durableId="1FEC4F65"/>
  <w16cid:commentId w16cid:paraId="12041313" w16cid:durableId="1FF6E255"/>
  <w16cid:commentId w16cid:paraId="5DF92681" w16cid:durableId="1FC236C7"/>
  <w16cid:commentId w16cid:paraId="3A47094A" w16cid:durableId="1FC236C8"/>
  <w16cid:commentId w16cid:paraId="6CA357D5" w16cid:durableId="1FF9BD3F"/>
  <w16cid:commentId w16cid:paraId="615D3FA5" w16cid:durableId="1FEC4F5B"/>
  <w16cid:commentId w16cid:paraId="6FA3F528" w16cid:durableId="1FEC844D"/>
  <w16cid:commentId w16cid:paraId="573B3D6E" w16cid:durableId="1FEC4F60"/>
  <w16cid:commentId w16cid:paraId="60ED21D2" w16cid:durableId="1F9D6523"/>
  <w16cid:commentId w16cid:paraId="0437726C" w16cid:durableId="1FC236C6"/>
  <w16cid:commentId w16cid:paraId="5E2D59BF" w16cid:durableId="1FEC4F63"/>
  <w16cid:commentId w16cid:paraId="47812079" w16cid:durableId="20213FFA"/>
  <w16cid:commentId w16cid:paraId="0919A219" w16cid:durableId="1FEC4F6E"/>
  <w16cid:commentId w16cid:paraId="3892517D" w16cid:durableId="1FF6EC5B"/>
  <w16cid:commentId w16cid:paraId="788C7920" w16cid:durableId="1FEC4F73"/>
  <w16cid:commentId w16cid:paraId="4DE665BB" w16cid:durableId="1FC236CE"/>
  <w16cid:commentId w16cid:paraId="7C3C73D1" w16cid:durableId="1FDDF222"/>
  <w16cid:commentId w16cid:paraId="0098D36A" w16cid:durableId="20695F09"/>
  <w16cid:commentId w16cid:paraId="6EC65290" w16cid:durableId="1FEC4F76"/>
  <w16cid:commentId w16cid:paraId="3BFECE16" w16cid:durableId="206972B3"/>
  <w16cid:commentId w16cid:paraId="5EFC8DB9" w16cid:durableId="1FEC4F81"/>
  <w16cid:commentId w16cid:paraId="7E83402E" w16cid:durableId="1FC236D1"/>
  <w16cid:commentId w16cid:paraId="5EC5B81A" w16cid:durableId="1FEC4F84"/>
  <w16cid:commentId w16cid:paraId="74227B9A" w16cid:durableId="1FEC4F85"/>
  <w16cid:commentId w16cid:paraId="1A0FD546" w16cid:durableId="206999DD"/>
  <w16cid:commentId w16cid:paraId="2097980D" w16cid:durableId="2069A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DD4A9" w14:textId="77777777" w:rsidR="00B93D54" w:rsidRDefault="00B93D54" w:rsidP="00AC4BA6">
      <w:pPr>
        <w:spacing w:after="0" w:line="240" w:lineRule="auto"/>
      </w:pPr>
      <w:r>
        <w:separator/>
      </w:r>
    </w:p>
  </w:endnote>
  <w:endnote w:type="continuationSeparator" w:id="0">
    <w:p w14:paraId="2AB3627A" w14:textId="77777777" w:rsidR="00B93D54" w:rsidRDefault="00B93D54" w:rsidP="00AC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uphemia">
    <w:charset w:val="00"/>
    <w:family w:val="swiss"/>
    <w:pitch w:val="variable"/>
    <w:sig w:usb0="8000006F" w:usb1="0000004A" w:usb2="00002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AFA4B" w14:textId="77777777" w:rsidR="00B93D54" w:rsidRDefault="00B93D54" w:rsidP="00AC4BA6">
      <w:pPr>
        <w:spacing w:after="0" w:line="240" w:lineRule="auto"/>
      </w:pPr>
      <w:r>
        <w:separator/>
      </w:r>
    </w:p>
  </w:footnote>
  <w:footnote w:type="continuationSeparator" w:id="0">
    <w:p w14:paraId="058AF26E" w14:textId="77777777" w:rsidR="00B93D54" w:rsidRDefault="00B93D54" w:rsidP="00AC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48E1"/>
    <w:multiLevelType w:val="hybridMultilevel"/>
    <w:tmpl w:val="2B6677AC"/>
    <w:lvl w:ilvl="0" w:tplc="69008E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938FB"/>
    <w:multiLevelType w:val="hybridMultilevel"/>
    <w:tmpl w:val="776034C0"/>
    <w:lvl w:ilvl="0" w:tplc="EDA45CE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8D5864"/>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B2394"/>
    <w:multiLevelType w:val="multilevel"/>
    <w:tmpl w:val="745699DA"/>
    <w:lvl w:ilvl="0">
      <w:start w:val="1"/>
      <w:numFmt w:val="decimal"/>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3C5F4403"/>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923A1"/>
    <w:multiLevelType w:val="hybridMultilevel"/>
    <w:tmpl w:val="2C529F76"/>
    <w:lvl w:ilvl="0" w:tplc="EDA45C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7404DD"/>
    <w:multiLevelType w:val="hybridMultilevel"/>
    <w:tmpl w:val="8DB6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16A91"/>
    <w:multiLevelType w:val="hybridMultilevel"/>
    <w:tmpl w:val="B32AD692"/>
    <w:lvl w:ilvl="0" w:tplc="4D3C82F0">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ACC3821"/>
    <w:multiLevelType w:val="hybridMultilevel"/>
    <w:tmpl w:val="F148E91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1"/>
  </w:num>
  <w:num w:numId="6">
    <w:abstractNumId w:val="8"/>
  </w:num>
  <w:num w:numId="7">
    <w:abstractNumId w:val="3"/>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erie Eviner">
    <w15:presenceInfo w15:providerId="AD" w15:userId="S-1-5-21-3516884288-2819916808-3028616173-17311"/>
  </w15:person>
  <w15:person w15:author="evan batzer">
    <w15:presenceInfo w15:providerId="Windows Live" w15:userId="268947ab2c8a44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13A"/>
    <w:rsid w:val="0000213E"/>
    <w:rsid w:val="00002F0C"/>
    <w:rsid w:val="0000648D"/>
    <w:rsid w:val="00006B0A"/>
    <w:rsid w:val="00007E90"/>
    <w:rsid w:val="00010710"/>
    <w:rsid w:val="00010A42"/>
    <w:rsid w:val="0001171B"/>
    <w:rsid w:val="000128D9"/>
    <w:rsid w:val="00013A9A"/>
    <w:rsid w:val="00015ECA"/>
    <w:rsid w:val="00016286"/>
    <w:rsid w:val="00020583"/>
    <w:rsid w:val="00020F8C"/>
    <w:rsid w:val="00021F26"/>
    <w:rsid w:val="00023801"/>
    <w:rsid w:val="000273D6"/>
    <w:rsid w:val="00031C9C"/>
    <w:rsid w:val="000328EF"/>
    <w:rsid w:val="0003431B"/>
    <w:rsid w:val="000355DC"/>
    <w:rsid w:val="00035D1A"/>
    <w:rsid w:val="00037976"/>
    <w:rsid w:val="00040688"/>
    <w:rsid w:val="000414EE"/>
    <w:rsid w:val="00042243"/>
    <w:rsid w:val="00044704"/>
    <w:rsid w:val="00044BFC"/>
    <w:rsid w:val="0004513B"/>
    <w:rsid w:val="000459E8"/>
    <w:rsid w:val="0004766B"/>
    <w:rsid w:val="00047AC1"/>
    <w:rsid w:val="00051245"/>
    <w:rsid w:val="00052D7F"/>
    <w:rsid w:val="00053E16"/>
    <w:rsid w:val="00054975"/>
    <w:rsid w:val="00055951"/>
    <w:rsid w:val="00056C67"/>
    <w:rsid w:val="000639FA"/>
    <w:rsid w:val="00063FDE"/>
    <w:rsid w:val="00064B40"/>
    <w:rsid w:val="00066106"/>
    <w:rsid w:val="00070FE8"/>
    <w:rsid w:val="000712A2"/>
    <w:rsid w:val="00073C5C"/>
    <w:rsid w:val="00075241"/>
    <w:rsid w:val="0007530B"/>
    <w:rsid w:val="0007565D"/>
    <w:rsid w:val="0007585B"/>
    <w:rsid w:val="00075F05"/>
    <w:rsid w:val="00075FCE"/>
    <w:rsid w:val="000764EA"/>
    <w:rsid w:val="00081947"/>
    <w:rsid w:val="00081CFA"/>
    <w:rsid w:val="00082277"/>
    <w:rsid w:val="000830E8"/>
    <w:rsid w:val="000832C7"/>
    <w:rsid w:val="00083755"/>
    <w:rsid w:val="00083967"/>
    <w:rsid w:val="00083DE9"/>
    <w:rsid w:val="000844A0"/>
    <w:rsid w:val="000859ED"/>
    <w:rsid w:val="000865DB"/>
    <w:rsid w:val="0008700C"/>
    <w:rsid w:val="000873E4"/>
    <w:rsid w:val="000905A3"/>
    <w:rsid w:val="00090916"/>
    <w:rsid w:val="000918E8"/>
    <w:rsid w:val="000924E8"/>
    <w:rsid w:val="00092DAB"/>
    <w:rsid w:val="00095597"/>
    <w:rsid w:val="00096660"/>
    <w:rsid w:val="00096BFE"/>
    <w:rsid w:val="000A01BF"/>
    <w:rsid w:val="000A109F"/>
    <w:rsid w:val="000A12BC"/>
    <w:rsid w:val="000A2CEA"/>
    <w:rsid w:val="000A3740"/>
    <w:rsid w:val="000A427E"/>
    <w:rsid w:val="000A4AA5"/>
    <w:rsid w:val="000A4C3A"/>
    <w:rsid w:val="000A4D78"/>
    <w:rsid w:val="000A4EEE"/>
    <w:rsid w:val="000A7B2F"/>
    <w:rsid w:val="000A7B67"/>
    <w:rsid w:val="000B00C9"/>
    <w:rsid w:val="000B0569"/>
    <w:rsid w:val="000B0EE3"/>
    <w:rsid w:val="000B3800"/>
    <w:rsid w:val="000B3A9A"/>
    <w:rsid w:val="000B4037"/>
    <w:rsid w:val="000B5548"/>
    <w:rsid w:val="000B6CDE"/>
    <w:rsid w:val="000C059D"/>
    <w:rsid w:val="000C0DDD"/>
    <w:rsid w:val="000C12A5"/>
    <w:rsid w:val="000C1B8A"/>
    <w:rsid w:val="000C3B5E"/>
    <w:rsid w:val="000C4696"/>
    <w:rsid w:val="000C500B"/>
    <w:rsid w:val="000C6B7E"/>
    <w:rsid w:val="000D0C1A"/>
    <w:rsid w:val="000D1094"/>
    <w:rsid w:val="000D3B08"/>
    <w:rsid w:val="000D3E4C"/>
    <w:rsid w:val="000D404B"/>
    <w:rsid w:val="000D448B"/>
    <w:rsid w:val="000D7260"/>
    <w:rsid w:val="000D7E34"/>
    <w:rsid w:val="000D7E8D"/>
    <w:rsid w:val="000E1D71"/>
    <w:rsid w:val="000E234C"/>
    <w:rsid w:val="000E2888"/>
    <w:rsid w:val="000E2A33"/>
    <w:rsid w:val="000E594B"/>
    <w:rsid w:val="000E5A2E"/>
    <w:rsid w:val="000E5B24"/>
    <w:rsid w:val="000E7DF9"/>
    <w:rsid w:val="000F179B"/>
    <w:rsid w:val="000F1EE5"/>
    <w:rsid w:val="000F2281"/>
    <w:rsid w:val="000F4801"/>
    <w:rsid w:val="000F4F2C"/>
    <w:rsid w:val="000F5C6D"/>
    <w:rsid w:val="000F61BA"/>
    <w:rsid w:val="00101137"/>
    <w:rsid w:val="001022D4"/>
    <w:rsid w:val="001044F5"/>
    <w:rsid w:val="0010552F"/>
    <w:rsid w:val="0010563A"/>
    <w:rsid w:val="0010588D"/>
    <w:rsid w:val="00105CA0"/>
    <w:rsid w:val="00105CE6"/>
    <w:rsid w:val="00105DB4"/>
    <w:rsid w:val="001060C0"/>
    <w:rsid w:val="001062F1"/>
    <w:rsid w:val="00106782"/>
    <w:rsid w:val="001100C6"/>
    <w:rsid w:val="00112F13"/>
    <w:rsid w:val="00113B7A"/>
    <w:rsid w:val="00115CD7"/>
    <w:rsid w:val="00115D81"/>
    <w:rsid w:val="0011670E"/>
    <w:rsid w:val="00116990"/>
    <w:rsid w:val="0011776F"/>
    <w:rsid w:val="001223FF"/>
    <w:rsid w:val="001227B0"/>
    <w:rsid w:val="00122A7C"/>
    <w:rsid w:val="0012442F"/>
    <w:rsid w:val="00124AC3"/>
    <w:rsid w:val="00125CB7"/>
    <w:rsid w:val="00125D07"/>
    <w:rsid w:val="00127BF2"/>
    <w:rsid w:val="0013007E"/>
    <w:rsid w:val="00130B02"/>
    <w:rsid w:val="00130EBF"/>
    <w:rsid w:val="00131B3C"/>
    <w:rsid w:val="00131FFE"/>
    <w:rsid w:val="0013264B"/>
    <w:rsid w:val="00132EA7"/>
    <w:rsid w:val="001334E0"/>
    <w:rsid w:val="00133B2A"/>
    <w:rsid w:val="00133C82"/>
    <w:rsid w:val="001356FB"/>
    <w:rsid w:val="00135EBB"/>
    <w:rsid w:val="00136AAF"/>
    <w:rsid w:val="00137D47"/>
    <w:rsid w:val="00137FC9"/>
    <w:rsid w:val="001406EE"/>
    <w:rsid w:val="00140D4F"/>
    <w:rsid w:val="00143B00"/>
    <w:rsid w:val="0014572B"/>
    <w:rsid w:val="00145E3D"/>
    <w:rsid w:val="001466BF"/>
    <w:rsid w:val="00146C71"/>
    <w:rsid w:val="001516CE"/>
    <w:rsid w:val="0015232E"/>
    <w:rsid w:val="0015295E"/>
    <w:rsid w:val="00154AD5"/>
    <w:rsid w:val="00154E1E"/>
    <w:rsid w:val="0015560A"/>
    <w:rsid w:val="00157AE4"/>
    <w:rsid w:val="001630DC"/>
    <w:rsid w:val="00163F8C"/>
    <w:rsid w:val="00165902"/>
    <w:rsid w:val="00166280"/>
    <w:rsid w:val="00166473"/>
    <w:rsid w:val="00171E74"/>
    <w:rsid w:val="00172FBF"/>
    <w:rsid w:val="00173A63"/>
    <w:rsid w:val="00174AB0"/>
    <w:rsid w:val="00174CAC"/>
    <w:rsid w:val="001752DB"/>
    <w:rsid w:val="00176A45"/>
    <w:rsid w:val="00176F03"/>
    <w:rsid w:val="00180195"/>
    <w:rsid w:val="00183B7F"/>
    <w:rsid w:val="001842FC"/>
    <w:rsid w:val="0018485F"/>
    <w:rsid w:val="00184BF1"/>
    <w:rsid w:val="00184CA8"/>
    <w:rsid w:val="0018530C"/>
    <w:rsid w:val="00185844"/>
    <w:rsid w:val="001859A5"/>
    <w:rsid w:val="00185FAA"/>
    <w:rsid w:val="0018650F"/>
    <w:rsid w:val="001868B5"/>
    <w:rsid w:val="00186A8E"/>
    <w:rsid w:val="00187B1C"/>
    <w:rsid w:val="00190549"/>
    <w:rsid w:val="001917FA"/>
    <w:rsid w:val="00192D73"/>
    <w:rsid w:val="001932A4"/>
    <w:rsid w:val="001937C2"/>
    <w:rsid w:val="001939A8"/>
    <w:rsid w:val="0019499E"/>
    <w:rsid w:val="0019601E"/>
    <w:rsid w:val="00196E01"/>
    <w:rsid w:val="001978E4"/>
    <w:rsid w:val="001A0643"/>
    <w:rsid w:val="001A1D44"/>
    <w:rsid w:val="001A2278"/>
    <w:rsid w:val="001A2669"/>
    <w:rsid w:val="001A2BF8"/>
    <w:rsid w:val="001A475D"/>
    <w:rsid w:val="001A6ABB"/>
    <w:rsid w:val="001A7521"/>
    <w:rsid w:val="001A7A33"/>
    <w:rsid w:val="001B0276"/>
    <w:rsid w:val="001B095A"/>
    <w:rsid w:val="001B37E9"/>
    <w:rsid w:val="001B499E"/>
    <w:rsid w:val="001B5D3B"/>
    <w:rsid w:val="001B73D0"/>
    <w:rsid w:val="001C10BC"/>
    <w:rsid w:val="001C1EB9"/>
    <w:rsid w:val="001C274D"/>
    <w:rsid w:val="001C2D93"/>
    <w:rsid w:val="001C3178"/>
    <w:rsid w:val="001C48D5"/>
    <w:rsid w:val="001C4A73"/>
    <w:rsid w:val="001C521B"/>
    <w:rsid w:val="001C57E9"/>
    <w:rsid w:val="001C582B"/>
    <w:rsid w:val="001C5E1F"/>
    <w:rsid w:val="001C7F1C"/>
    <w:rsid w:val="001D17F0"/>
    <w:rsid w:val="001D194D"/>
    <w:rsid w:val="001D1B1B"/>
    <w:rsid w:val="001D22A6"/>
    <w:rsid w:val="001D25A5"/>
    <w:rsid w:val="001D2AA2"/>
    <w:rsid w:val="001D3D56"/>
    <w:rsid w:val="001D4460"/>
    <w:rsid w:val="001D52B7"/>
    <w:rsid w:val="001D54D3"/>
    <w:rsid w:val="001D7C40"/>
    <w:rsid w:val="001E0387"/>
    <w:rsid w:val="001E145A"/>
    <w:rsid w:val="001E1CC4"/>
    <w:rsid w:val="001E1E6C"/>
    <w:rsid w:val="001E2CD8"/>
    <w:rsid w:val="001E380C"/>
    <w:rsid w:val="001E57B6"/>
    <w:rsid w:val="001E5937"/>
    <w:rsid w:val="001E5B7D"/>
    <w:rsid w:val="001E6772"/>
    <w:rsid w:val="001E7B47"/>
    <w:rsid w:val="001F087B"/>
    <w:rsid w:val="001F0ADE"/>
    <w:rsid w:val="001F2130"/>
    <w:rsid w:val="001F3536"/>
    <w:rsid w:val="001F65A8"/>
    <w:rsid w:val="001F7222"/>
    <w:rsid w:val="00200B08"/>
    <w:rsid w:val="00201F67"/>
    <w:rsid w:val="00202ECF"/>
    <w:rsid w:val="002045A9"/>
    <w:rsid w:val="002058F4"/>
    <w:rsid w:val="00207862"/>
    <w:rsid w:val="002079C3"/>
    <w:rsid w:val="0021028E"/>
    <w:rsid w:val="00215938"/>
    <w:rsid w:val="00215A77"/>
    <w:rsid w:val="00217488"/>
    <w:rsid w:val="00217D87"/>
    <w:rsid w:val="00221FA2"/>
    <w:rsid w:val="002245B3"/>
    <w:rsid w:val="00224A5E"/>
    <w:rsid w:val="00224A89"/>
    <w:rsid w:val="00224B8F"/>
    <w:rsid w:val="002251CF"/>
    <w:rsid w:val="002264FF"/>
    <w:rsid w:val="00226DC7"/>
    <w:rsid w:val="0022753B"/>
    <w:rsid w:val="0023167A"/>
    <w:rsid w:val="00231828"/>
    <w:rsid w:val="0023381B"/>
    <w:rsid w:val="00234CC7"/>
    <w:rsid w:val="002413F5"/>
    <w:rsid w:val="00243AE5"/>
    <w:rsid w:val="0024585E"/>
    <w:rsid w:val="00246989"/>
    <w:rsid w:val="002514E4"/>
    <w:rsid w:val="00251884"/>
    <w:rsid w:val="00251D1D"/>
    <w:rsid w:val="00252078"/>
    <w:rsid w:val="0025207D"/>
    <w:rsid w:val="002525B6"/>
    <w:rsid w:val="00252BA7"/>
    <w:rsid w:val="002545E8"/>
    <w:rsid w:val="002554FE"/>
    <w:rsid w:val="00261AE6"/>
    <w:rsid w:val="00261E5F"/>
    <w:rsid w:val="00263248"/>
    <w:rsid w:val="00264644"/>
    <w:rsid w:val="0026579A"/>
    <w:rsid w:val="00267F71"/>
    <w:rsid w:val="0027033B"/>
    <w:rsid w:val="00270547"/>
    <w:rsid w:val="002711C4"/>
    <w:rsid w:val="00271E38"/>
    <w:rsid w:val="00271E78"/>
    <w:rsid w:val="00274087"/>
    <w:rsid w:val="0027482C"/>
    <w:rsid w:val="002810CB"/>
    <w:rsid w:val="00281C7B"/>
    <w:rsid w:val="00283180"/>
    <w:rsid w:val="0028325F"/>
    <w:rsid w:val="002837E8"/>
    <w:rsid w:val="00284BFB"/>
    <w:rsid w:val="00290900"/>
    <w:rsid w:val="00291C30"/>
    <w:rsid w:val="0029273F"/>
    <w:rsid w:val="0029322C"/>
    <w:rsid w:val="002A0911"/>
    <w:rsid w:val="002A21AB"/>
    <w:rsid w:val="002A2779"/>
    <w:rsid w:val="002A2A55"/>
    <w:rsid w:val="002A31A6"/>
    <w:rsid w:val="002A45F7"/>
    <w:rsid w:val="002A49F1"/>
    <w:rsid w:val="002A5C2B"/>
    <w:rsid w:val="002A7BFC"/>
    <w:rsid w:val="002B271A"/>
    <w:rsid w:val="002B2C5F"/>
    <w:rsid w:val="002B3765"/>
    <w:rsid w:val="002B4752"/>
    <w:rsid w:val="002B4FDE"/>
    <w:rsid w:val="002B506D"/>
    <w:rsid w:val="002B5874"/>
    <w:rsid w:val="002B64AF"/>
    <w:rsid w:val="002B64D3"/>
    <w:rsid w:val="002B6841"/>
    <w:rsid w:val="002B70BF"/>
    <w:rsid w:val="002B78D4"/>
    <w:rsid w:val="002C2BCC"/>
    <w:rsid w:val="002C2D39"/>
    <w:rsid w:val="002C4900"/>
    <w:rsid w:val="002C5695"/>
    <w:rsid w:val="002C586A"/>
    <w:rsid w:val="002C75DE"/>
    <w:rsid w:val="002D06A5"/>
    <w:rsid w:val="002D113B"/>
    <w:rsid w:val="002D13FF"/>
    <w:rsid w:val="002D1E1A"/>
    <w:rsid w:val="002D228B"/>
    <w:rsid w:val="002D2CCD"/>
    <w:rsid w:val="002D2F25"/>
    <w:rsid w:val="002D3305"/>
    <w:rsid w:val="002D3899"/>
    <w:rsid w:val="002D4965"/>
    <w:rsid w:val="002D742C"/>
    <w:rsid w:val="002E2913"/>
    <w:rsid w:val="002E3090"/>
    <w:rsid w:val="002E3456"/>
    <w:rsid w:val="002E6137"/>
    <w:rsid w:val="002E686D"/>
    <w:rsid w:val="002E6BFF"/>
    <w:rsid w:val="002E75BE"/>
    <w:rsid w:val="002F0DB8"/>
    <w:rsid w:val="002F2248"/>
    <w:rsid w:val="002F23F8"/>
    <w:rsid w:val="002F2555"/>
    <w:rsid w:val="002F4A57"/>
    <w:rsid w:val="002F5A8E"/>
    <w:rsid w:val="002F5CC0"/>
    <w:rsid w:val="002F5F04"/>
    <w:rsid w:val="002F653E"/>
    <w:rsid w:val="002F6DEB"/>
    <w:rsid w:val="002F750D"/>
    <w:rsid w:val="00302F7F"/>
    <w:rsid w:val="003030AD"/>
    <w:rsid w:val="00303149"/>
    <w:rsid w:val="00303FEE"/>
    <w:rsid w:val="003059AC"/>
    <w:rsid w:val="003059CC"/>
    <w:rsid w:val="00305F34"/>
    <w:rsid w:val="003100E8"/>
    <w:rsid w:val="0031116A"/>
    <w:rsid w:val="003112FA"/>
    <w:rsid w:val="0031289D"/>
    <w:rsid w:val="00312D57"/>
    <w:rsid w:val="00313C99"/>
    <w:rsid w:val="0031517F"/>
    <w:rsid w:val="00315369"/>
    <w:rsid w:val="00315893"/>
    <w:rsid w:val="00315E7A"/>
    <w:rsid w:val="00317AE7"/>
    <w:rsid w:val="0032059A"/>
    <w:rsid w:val="0032113B"/>
    <w:rsid w:val="0032172C"/>
    <w:rsid w:val="003218B2"/>
    <w:rsid w:val="003241CC"/>
    <w:rsid w:val="00324F85"/>
    <w:rsid w:val="0032573A"/>
    <w:rsid w:val="00325C05"/>
    <w:rsid w:val="00326131"/>
    <w:rsid w:val="00326569"/>
    <w:rsid w:val="00326858"/>
    <w:rsid w:val="00326F5B"/>
    <w:rsid w:val="00327DC3"/>
    <w:rsid w:val="00330A6B"/>
    <w:rsid w:val="003311D6"/>
    <w:rsid w:val="003325E8"/>
    <w:rsid w:val="00332B0D"/>
    <w:rsid w:val="00335619"/>
    <w:rsid w:val="003368AD"/>
    <w:rsid w:val="00337DF1"/>
    <w:rsid w:val="00337E79"/>
    <w:rsid w:val="003412CD"/>
    <w:rsid w:val="003421AB"/>
    <w:rsid w:val="00342249"/>
    <w:rsid w:val="003422DF"/>
    <w:rsid w:val="0034313A"/>
    <w:rsid w:val="003444F2"/>
    <w:rsid w:val="00344CC1"/>
    <w:rsid w:val="00345EF4"/>
    <w:rsid w:val="0034776D"/>
    <w:rsid w:val="00351D6F"/>
    <w:rsid w:val="00352B4D"/>
    <w:rsid w:val="00352C60"/>
    <w:rsid w:val="00353E5E"/>
    <w:rsid w:val="00354024"/>
    <w:rsid w:val="0035403A"/>
    <w:rsid w:val="003561AC"/>
    <w:rsid w:val="00361FE6"/>
    <w:rsid w:val="0036488B"/>
    <w:rsid w:val="003675DC"/>
    <w:rsid w:val="00370713"/>
    <w:rsid w:val="00370C3D"/>
    <w:rsid w:val="00370EDB"/>
    <w:rsid w:val="003712A6"/>
    <w:rsid w:val="003729F5"/>
    <w:rsid w:val="003729FD"/>
    <w:rsid w:val="00373205"/>
    <w:rsid w:val="00373981"/>
    <w:rsid w:val="00374CDA"/>
    <w:rsid w:val="00376784"/>
    <w:rsid w:val="00377411"/>
    <w:rsid w:val="00377551"/>
    <w:rsid w:val="00377602"/>
    <w:rsid w:val="00377B70"/>
    <w:rsid w:val="00380521"/>
    <w:rsid w:val="003807F2"/>
    <w:rsid w:val="003818D5"/>
    <w:rsid w:val="00382178"/>
    <w:rsid w:val="003824F9"/>
    <w:rsid w:val="00382E5D"/>
    <w:rsid w:val="00382F96"/>
    <w:rsid w:val="00383EC6"/>
    <w:rsid w:val="00384756"/>
    <w:rsid w:val="00385252"/>
    <w:rsid w:val="00386CEF"/>
    <w:rsid w:val="003877E1"/>
    <w:rsid w:val="00387F59"/>
    <w:rsid w:val="0039342F"/>
    <w:rsid w:val="00394937"/>
    <w:rsid w:val="00395B2C"/>
    <w:rsid w:val="00395D0D"/>
    <w:rsid w:val="00396859"/>
    <w:rsid w:val="00397547"/>
    <w:rsid w:val="003A0641"/>
    <w:rsid w:val="003A097E"/>
    <w:rsid w:val="003A18A4"/>
    <w:rsid w:val="003A3998"/>
    <w:rsid w:val="003A403B"/>
    <w:rsid w:val="003A42E2"/>
    <w:rsid w:val="003A51BF"/>
    <w:rsid w:val="003B0C6E"/>
    <w:rsid w:val="003B0DB6"/>
    <w:rsid w:val="003B2087"/>
    <w:rsid w:val="003B2451"/>
    <w:rsid w:val="003B28D3"/>
    <w:rsid w:val="003B370B"/>
    <w:rsid w:val="003B37A1"/>
    <w:rsid w:val="003B4966"/>
    <w:rsid w:val="003B4FFE"/>
    <w:rsid w:val="003B6BCA"/>
    <w:rsid w:val="003B71D4"/>
    <w:rsid w:val="003B72EF"/>
    <w:rsid w:val="003B79DC"/>
    <w:rsid w:val="003C04E3"/>
    <w:rsid w:val="003C1078"/>
    <w:rsid w:val="003C1153"/>
    <w:rsid w:val="003C3AF0"/>
    <w:rsid w:val="003C3B9B"/>
    <w:rsid w:val="003C3D9D"/>
    <w:rsid w:val="003C50A8"/>
    <w:rsid w:val="003C5A04"/>
    <w:rsid w:val="003C6FF0"/>
    <w:rsid w:val="003D084A"/>
    <w:rsid w:val="003D10D5"/>
    <w:rsid w:val="003D183A"/>
    <w:rsid w:val="003D1CC1"/>
    <w:rsid w:val="003D2A17"/>
    <w:rsid w:val="003D4445"/>
    <w:rsid w:val="003D676B"/>
    <w:rsid w:val="003D7343"/>
    <w:rsid w:val="003E2309"/>
    <w:rsid w:val="003E23C5"/>
    <w:rsid w:val="003E5FD5"/>
    <w:rsid w:val="003E6BE9"/>
    <w:rsid w:val="003F0D02"/>
    <w:rsid w:val="003F1B70"/>
    <w:rsid w:val="003F308E"/>
    <w:rsid w:val="003F3413"/>
    <w:rsid w:val="003F3442"/>
    <w:rsid w:val="003F4798"/>
    <w:rsid w:val="003F4FE1"/>
    <w:rsid w:val="003F5079"/>
    <w:rsid w:val="003F566C"/>
    <w:rsid w:val="003F56BA"/>
    <w:rsid w:val="003F5DCE"/>
    <w:rsid w:val="0040074B"/>
    <w:rsid w:val="0040085F"/>
    <w:rsid w:val="00401D03"/>
    <w:rsid w:val="00401F36"/>
    <w:rsid w:val="00403CEE"/>
    <w:rsid w:val="00404464"/>
    <w:rsid w:val="00404D31"/>
    <w:rsid w:val="00405083"/>
    <w:rsid w:val="0040577A"/>
    <w:rsid w:val="00405CFB"/>
    <w:rsid w:val="004066C1"/>
    <w:rsid w:val="00406EE1"/>
    <w:rsid w:val="00410D50"/>
    <w:rsid w:val="00411AD7"/>
    <w:rsid w:val="004120FD"/>
    <w:rsid w:val="0041249B"/>
    <w:rsid w:val="00412DE9"/>
    <w:rsid w:val="0041335C"/>
    <w:rsid w:val="00414327"/>
    <w:rsid w:val="00416568"/>
    <w:rsid w:val="004165AA"/>
    <w:rsid w:val="00416CB0"/>
    <w:rsid w:val="004178BD"/>
    <w:rsid w:val="00417EFA"/>
    <w:rsid w:val="00420DED"/>
    <w:rsid w:val="004212D9"/>
    <w:rsid w:val="0042237E"/>
    <w:rsid w:val="00422AD8"/>
    <w:rsid w:val="00423496"/>
    <w:rsid w:val="00423A18"/>
    <w:rsid w:val="004241B1"/>
    <w:rsid w:val="0042460C"/>
    <w:rsid w:val="00424D76"/>
    <w:rsid w:val="00427C0F"/>
    <w:rsid w:val="00430B6C"/>
    <w:rsid w:val="00431B98"/>
    <w:rsid w:val="00431CBC"/>
    <w:rsid w:val="00432469"/>
    <w:rsid w:val="00432D2A"/>
    <w:rsid w:val="00432DE5"/>
    <w:rsid w:val="0043454F"/>
    <w:rsid w:val="0043555C"/>
    <w:rsid w:val="00435AFC"/>
    <w:rsid w:val="0043696B"/>
    <w:rsid w:val="0043699F"/>
    <w:rsid w:val="00437F26"/>
    <w:rsid w:val="00440634"/>
    <w:rsid w:val="00440AE6"/>
    <w:rsid w:val="00440E25"/>
    <w:rsid w:val="00440EFC"/>
    <w:rsid w:val="0044150B"/>
    <w:rsid w:val="004415E8"/>
    <w:rsid w:val="004422A0"/>
    <w:rsid w:val="00442608"/>
    <w:rsid w:val="00445769"/>
    <w:rsid w:val="00451602"/>
    <w:rsid w:val="004516A3"/>
    <w:rsid w:val="00454F9D"/>
    <w:rsid w:val="00455190"/>
    <w:rsid w:val="00456C03"/>
    <w:rsid w:val="004627B1"/>
    <w:rsid w:val="004645A5"/>
    <w:rsid w:val="004652A0"/>
    <w:rsid w:val="004662C6"/>
    <w:rsid w:val="00466E6F"/>
    <w:rsid w:val="004679E9"/>
    <w:rsid w:val="004700DB"/>
    <w:rsid w:val="0047117F"/>
    <w:rsid w:val="00471D51"/>
    <w:rsid w:val="0047228A"/>
    <w:rsid w:val="004725A8"/>
    <w:rsid w:val="00472D19"/>
    <w:rsid w:val="00473AA1"/>
    <w:rsid w:val="00474A4F"/>
    <w:rsid w:val="00475A76"/>
    <w:rsid w:val="00475A97"/>
    <w:rsid w:val="004760F4"/>
    <w:rsid w:val="004770EF"/>
    <w:rsid w:val="0047713A"/>
    <w:rsid w:val="004771C9"/>
    <w:rsid w:val="00477B97"/>
    <w:rsid w:val="00477BDD"/>
    <w:rsid w:val="00480239"/>
    <w:rsid w:val="00480AD0"/>
    <w:rsid w:val="0048222F"/>
    <w:rsid w:val="0048447E"/>
    <w:rsid w:val="00484F88"/>
    <w:rsid w:val="004865B1"/>
    <w:rsid w:val="00486B8D"/>
    <w:rsid w:val="00487179"/>
    <w:rsid w:val="00487B7D"/>
    <w:rsid w:val="00487C92"/>
    <w:rsid w:val="00487DA5"/>
    <w:rsid w:val="00491F4C"/>
    <w:rsid w:val="004927B1"/>
    <w:rsid w:val="00493161"/>
    <w:rsid w:val="00493A29"/>
    <w:rsid w:val="00493F57"/>
    <w:rsid w:val="00494374"/>
    <w:rsid w:val="004A123C"/>
    <w:rsid w:val="004A1E74"/>
    <w:rsid w:val="004A3707"/>
    <w:rsid w:val="004A3B98"/>
    <w:rsid w:val="004A4223"/>
    <w:rsid w:val="004A4A05"/>
    <w:rsid w:val="004A51A0"/>
    <w:rsid w:val="004A5274"/>
    <w:rsid w:val="004A53EF"/>
    <w:rsid w:val="004A685A"/>
    <w:rsid w:val="004A6B3E"/>
    <w:rsid w:val="004A6E82"/>
    <w:rsid w:val="004B0AC8"/>
    <w:rsid w:val="004B3B46"/>
    <w:rsid w:val="004B415B"/>
    <w:rsid w:val="004C0F94"/>
    <w:rsid w:val="004C1380"/>
    <w:rsid w:val="004C14A3"/>
    <w:rsid w:val="004C1D0A"/>
    <w:rsid w:val="004C42F8"/>
    <w:rsid w:val="004C4691"/>
    <w:rsid w:val="004C51C6"/>
    <w:rsid w:val="004C5E83"/>
    <w:rsid w:val="004C62B2"/>
    <w:rsid w:val="004C71BE"/>
    <w:rsid w:val="004C7D11"/>
    <w:rsid w:val="004D2497"/>
    <w:rsid w:val="004D251B"/>
    <w:rsid w:val="004D2E53"/>
    <w:rsid w:val="004D33AC"/>
    <w:rsid w:val="004D5725"/>
    <w:rsid w:val="004D655E"/>
    <w:rsid w:val="004D74A1"/>
    <w:rsid w:val="004D7B60"/>
    <w:rsid w:val="004E1016"/>
    <w:rsid w:val="004E170A"/>
    <w:rsid w:val="004E1E8C"/>
    <w:rsid w:val="004E32AC"/>
    <w:rsid w:val="004E3B20"/>
    <w:rsid w:val="004E42AD"/>
    <w:rsid w:val="004E432B"/>
    <w:rsid w:val="004E59D4"/>
    <w:rsid w:val="004F10B6"/>
    <w:rsid w:val="004F1874"/>
    <w:rsid w:val="004F18A1"/>
    <w:rsid w:val="004F1F32"/>
    <w:rsid w:val="004F6D43"/>
    <w:rsid w:val="004F7712"/>
    <w:rsid w:val="004F7797"/>
    <w:rsid w:val="00500AFB"/>
    <w:rsid w:val="00501B88"/>
    <w:rsid w:val="00502088"/>
    <w:rsid w:val="00502F46"/>
    <w:rsid w:val="00503314"/>
    <w:rsid w:val="0050366E"/>
    <w:rsid w:val="00503849"/>
    <w:rsid w:val="00505457"/>
    <w:rsid w:val="00505743"/>
    <w:rsid w:val="005064EA"/>
    <w:rsid w:val="0050702F"/>
    <w:rsid w:val="005106E5"/>
    <w:rsid w:val="00511892"/>
    <w:rsid w:val="005118D1"/>
    <w:rsid w:val="005121F9"/>
    <w:rsid w:val="00513BEC"/>
    <w:rsid w:val="00513E52"/>
    <w:rsid w:val="00514E1E"/>
    <w:rsid w:val="0051571E"/>
    <w:rsid w:val="00515B3B"/>
    <w:rsid w:val="00516068"/>
    <w:rsid w:val="00517BE2"/>
    <w:rsid w:val="00517BF4"/>
    <w:rsid w:val="00517C9D"/>
    <w:rsid w:val="00520967"/>
    <w:rsid w:val="005209AD"/>
    <w:rsid w:val="00520F11"/>
    <w:rsid w:val="0052211D"/>
    <w:rsid w:val="005238DD"/>
    <w:rsid w:val="00524A60"/>
    <w:rsid w:val="00524CEA"/>
    <w:rsid w:val="00525325"/>
    <w:rsid w:val="0052554C"/>
    <w:rsid w:val="00527026"/>
    <w:rsid w:val="00527A10"/>
    <w:rsid w:val="00530781"/>
    <w:rsid w:val="00530AF0"/>
    <w:rsid w:val="0053201D"/>
    <w:rsid w:val="00532233"/>
    <w:rsid w:val="00533C77"/>
    <w:rsid w:val="0053444E"/>
    <w:rsid w:val="00535722"/>
    <w:rsid w:val="00536665"/>
    <w:rsid w:val="00537B1B"/>
    <w:rsid w:val="005406B0"/>
    <w:rsid w:val="0054140D"/>
    <w:rsid w:val="00541E39"/>
    <w:rsid w:val="005425F8"/>
    <w:rsid w:val="00542E0F"/>
    <w:rsid w:val="0054338F"/>
    <w:rsid w:val="005440B6"/>
    <w:rsid w:val="00547FC6"/>
    <w:rsid w:val="00550BDF"/>
    <w:rsid w:val="00551C92"/>
    <w:rsid w:val="005521D7"/>
    <w:rsid w:val="005532C8"/>
    <w:rsid w:val="00553849"/>
    <w:rsid w:val="0055438D"/>
    <w:rsid w:val="00554AC5"/>
    <w:rsid w:val="005552E2"/>
    <w:rsid w:val="005553D0"/>
    <w:rsid w:val="00555CED"/>
    <w:rsid w:val="00556E0E"/>
    <w:rsid w:val="005607A5"/>
    <w:rsid w:val="005619A3"/>
    <w:rsid w:val="00562FB7"/>
    <w:rsid w:val="0056355E"/>
    <w:rsid w:val="0056391E"/>
    <w:rsid w:val="00563A12"/>
    <w:rsid w:val="00563A30"/>
    <w:rsid w:val="00564374"/>
    <w:rsid w:val="00565461"/>
    <w:rsid w:val="00565568"/>
    <w:rsid w:val="0056626E"/>
    <w:rsid w:val="00566405"/>
    <w:rsid w:val="00566F35"/>
    <w:rsid w:val="00567824"/>
    <w:rsid w:val="00567868"/>
    <w:rsid w:val="0056786D"/>
    <w:rsid w:val="00573102"/>
    <w:rsid w:val="00574A93"/>
    <w:rsid w:val="0057545E"/>
    <w:rsid w:val="005763C8"/>
    <w:rsid w:val="00576DDA"/>
    <w:rsid w:val="00577AAD"/>
    <w:rsid w:val="0058076C"/>
    <w:rsid w:val="0058081F"/>
    <w:rsid w:val="005808EE"/>
    <w:rsid w:val="005809CD"/>
    <w:rsid w:val="005810C0"/>
    <w:rsid w:val="0058135F"/>
    <w:rsid w:val="005816B5"/>
    <w:rsid w:val="00582356"/>
    <w:rsid w:val="00582483"/>
    <w:rsid w:val="00583519"/>
    <w:rsid w:val="00583AAC"/>
    <w:rsid w:val="00583B1B"/>
    <w:rsid w:val="00584494"/>
    <w:rsid w:val="00585A46"/>
    <w:rsid w:val="0058747D"/>
    <w:rsid w:val="00590352"/>
    <w:rsid w:val="00591F94"/>
    <w:rsid w:val="0059203A"/>
    <w:rsid w:val="0059589C"/>
    <w:rsid w:val="00595B0A"/>
    <w:rsid w:val="00595C01"/>
    <w:rsid w:val="00595C44"/>
    <w:rsid w:val="005965DE"/>
    <w:rsid w:val="005A2593"/>
    <w:rsid w:val="005A35F5"/>
    <w:rsid w:val="005A4078"/>
    <w:rsid w:val="005A53B8"/>
    <w:rsid w:val="005A63ED"/>
    <w:rsid w:val="005A6784"/>
    <w:rsid w:val="005B032A"/>
    <w:rsid w:val="005B20BE"/>
    <w:rsid w:val="005B457E"/>
    <w:rsid w:val="005B4FD2"/>
    <w:rsid w:val="005B5050"/>
    <w:rsid w:val="005B6751"/>
    <w:rsid w:val="005C0938"/>
    <w:rsid w:val="005C0C96"/>
    <w:rsid w:val="005C0E24"/>
    <w:rsid w:val="005C31CC"/>
    <w:rsid w:val="005C3817"/>
    <w:rsid w:val="005C5B94"/>
    <w:rsid w:val="005C7E32"/>
    <w:rsid w:val="005D0B77"/>
    <w:rsid w:val="005D124D"/>
    <w:rsid w:val="005D2B66"/>
    <w:rsid w:val="005D2B87"/>
    <w:rsid w:val="005D31CF"/>
    <w:rsid w:val="005D4148"/>
    <w:rsid w:val="005D4271"/>
    <w:rsid w:val="005D456D"/>
    <w:rsid w:val="005D5D40"/>
    <w:rsid w:val="005D633B"/>
    <w:rsid w:val="005E00E1"/>
    <w:rsid w:val="005E0331"/>
    <w:rsid w:val="005E06B2"/>
    <w:rsid w:val="005E0AC1"/>
    <w:rsid w:val="005E1871"/>
    <w:rsid w:val="005E1AF1"/>
    <w:rsid w:val="005E1D6A"/>
    <w:rsid w:val="005E2465"/>
    <w:rsid w:val="005E26C1"/>
    <w:rsid w:val="005E7A60"/>
    <w:rsid w:val="005F279E"/>
    <w:rsid w:val="005F2923"/>
    <w:rsid w:val="005F5E38"/>
    <w:rsid w:val="006000A3"/>
    <w:rsid w:val="0060143E"/>
    <w:rsid w:val="00601888"/>
    <w:rsid w:val="00602121"/>
    <w:rsid w:val="00602B35"/>
    <w:rsid w:val="00604662"/>
    <w:rsid w:val="00604749"/>
    <w:rsid w:val="00604A29"/>
    <w:rsid w:val="00605F2E"/>
    <w:rsid w:val="0060625D"/>
    <w:rsid w:val="00607232"/>
    <w:rsid w:val="00610E54"/>
    <w:rsid w:val="00614452"/>
    <w:rsid w:val="00616297"/>
    <w:rsid w:val="0061648B"/>
    <w:rsid w:val="006173B4"/>
    <w:rsid w:val="006174E8"/>
    <w:rsid w:val="00621EF0"/>
    <w:rsid w:val="006245D6"/>
    <w:rsid w:val="0062503A"/>
    <w:rsid w:val="00625AC6"/>
    <w:rsid w:val="00626D39"/>
    <w:rsid w:val="006273C6"/>
    <w:rsid w:val="006274CC"/>
    <w:rsid w:val="00630C5D"/>
    <w:rsid w:val="0063161B"/>
    <w:rsid w:val="00632A8F"/>
    <w:rsid w:val="00632F29"/>
    <w:rsid w:val="006334CB"/>
    <w:rsid w:val="006336C5"/>
    <w:rsid w:val="006379F2"/>
    <w:rsid w:val="0064255E"/>
    <w:rsid w:val="00643841"/>
    <w:rsid w:val="00643D3B"/>
    <w:rsid w:val="00645956"/>
    <w:rsid w:val="00647858"/>
    <w:rsid w:val="00651345"/>
    <w:rsid w:val="0065192C"/>
    <w:rsid w:val="00652D29"/>
    <w:rsid w:val="0065665E"/>
    <w:rsid w:val="006568C6"/>
    <w:rsid w:val="0066118F"/>
    <w:rsid w:val="006622BC"/>
    <w:rsid w:val="00664A67"/>
    <w:rsid w:val="006658D3"/>
    <w:rsid w:val="006666BB"/>
    <w:rsid w:val="006667AE"/>
    <w:rsid w:val="00666A1C"/>
    <w:rsid w:val="00667A5B"/>
    <w:rsid w:val="0067092F"/>
    <w:rsid w:val="00671B3E"/>
    <w:rsid w:val="00673453"/>
    <w:rsid w:val="00673AD5"/>
    <w:rsid w:val="00675152"/>
    <w:rsid w:val="00675765"/>
    <w:rsid w:val="006765D8"/>
    <w:rsid w:val="006810EF"/>
    <w:rsid w:val="00681D5F"/>
    <w:rsid w:val="006820E1"/>
    <w:rsid w:val="00683232"/>
    <w:rsid w:val="0068441C"/>
    <w:rsid w:val="00684CB0"/>
    <w:rsid w:val="00685878"/>
    <w:rsid w:val="00685BB2"/>
    <w:rsid w:val="00686DAA"/>
    <w:rsid w:val="006911D4"/>
    <w:rsid w:val="006915EC"/>
    <w:rsid w:val="006916BE"/>
    <w:rsid w:val="00691E79"/>
    <w:rsid w:val="006927CF"/>
    <w:rsid w:val="006933FC"/>
    <w:rsid w:val="006936CB"/>
    <w:rsid w:val="006938C3"/>
    <w:rsid w:val="00694161"/>
    <w:rsid w:val="0069487E"/>
    <w:rsid w:val="006952C8"/>
    <w:rsid w:val="00696A22"/>
    <w:rsid w:val="00697126"/>
    <w:rsid w:val="006A3D74"/>
    <w:rsid w:val="006A7BAE"/>
    <w:rsid w:val="006B28CC"/>
    <w:rsid w:val="006B3374"/>
    <w:rsid w:val="006B4C0F"/>
    <w:rsid w:val="006B4E06"/>
    <w:rsid w:val="006B4EE1"/>
    <w:rsid w:val="006B61CA"/>
    <w:rsid w:val="006C0EFA"/>
    <w:rsid w:val="006C1040"/>
    <w:rsid w:val="006C23E3"/>
    <w:rsid w:val="006C37D6"/>
    <w:rsid w:val="006C3C97"/>
    <w:rsid w:val="006C3E3D"/>
    <w:rsid w:val="006C441E"/>
    <w:rsid w:val="006C5439"/>
    <w:rsid w:val="006C5BF0"/>
    <w:rsid w:val="006C62AA"/>
    <w:rsid w:val="006C7458"/>
    <w:rsid w:val="006D00BB"/>
    <w:rsid w:val="006D03EB"/>
    <w:rsid w:val="006D15B3"/>
    <w:rsid w:val="006D276F"/>
    <w:rsid w:val="006D30B3"/>
    <w:rsid w:val="006D4B60"/>
    <w:rsid w:val="006D634D"/>
    <w:rsid w:val="006D67DC"/>
    <w:rsid w:val="006D7C56"/>
    <w:rsid w:val="006E1801"/>
    <w:rsid w:val="006E2B54"/>
    <w:rsid w:val="006E3515"/>
    <w:rsid w:val="006E3B66"/>
    <w:rsid w:val="006E46DF"/>
    <w:rsid w:val="006E69AF"/>
    <w:rsid w:val="006F0A41"/>
    <w:rsid w:val="006F357A"/>
    <w:rsid w:val="006F3CFE"/>
    <w:rsid w:val="006F3E88"/>
    <w:rsid w:val="006F4213"/>
    <w:rsid w:val="006F4D5E"/>
    <w:rsid w:val="006F50C5"/>
    <w:rsid w:val="006F5A74"/>
    <w:rsid w:val="007011C9"/>
    <w:rsid w:val="007011F2"/>
    <w:rsid w:val="0070182A"/>
    <w:rsid w:val="0070242F"/>
    <w:rsid w:val="00702D05"/>
    <w:rsid w:val="00704751"/>
    <w:rsid w:val="007068E5"/>
    <w:rsid w:val="007069ED"/>
    <w:rsid w:val="00706A91"/>
    <w:rsid w:val="0070765B"/>
    <w:rsid w:val="0071047D"/>
    <w:rsid w:val="00711223"/>
    <w:rsid w:val="00712D07"/>
    <w:rsid w:val="00713404"/>
    <w:rsid w:val="00713BA9"/>
    <w:rsid w:val="00714EC3"/>
    <w:rsid w:val="00717633"/>
    <w:rsid w:val="00720015"/>
    <w:rsid w:val="00720329"/>
    <w:rsid w:val="0072183B"/>
    <w:rsid w:val="00721A50"/>
    <w:rsid w:val="0072313E"/>
    <w:rsid w:val="00723CE7"/>
    <w:rsid w:val="007249F3"/>
    <w:rsid w:val="00724F55"/>
    <w:rsid w:val="00726FCF"/>
    <w:rsid w:val="00732317"/>
    <w:rsid w:val="0073382C"/>
    <w:rsid w:val="00733CD8"/>
    <w:rsid w:val="00735722"/>
    <w:rsid w:val="007357C9"/>
    <w:rsid w:val="00737192"/>
    <w:rsid w:val="00737560"/>
    <w:rsid w:val="00740718"/>
    <w:rsid w:val="00741651"/>
    <w:rsid w:val="00743633"/>
    <w:rsid w:val="007437DB"/>
    <w:rsid w:val="00743F81"/>
    <w:rsid w:val="00744144"/>
    <w:rsid w:val="00745985"/>
    <w:rsid w:val="00746D53"/>
    <w:rsid w:val="0074737F"/>
    <w:rsid w:val="007503D8"/>
    <w:rsid w:val="00752091"/>
    <w:rsid w:val="007523EC"/>
    <w:rsid w:val="00754CF1"/>
    <w:rsid w:val="00755126"/>
    <w:rsid w:val="00755F9B"/>
    <w:rsid w:val="00756EB0"/>
    <w:rsid w:val="007577EE"/>
    <w:rsid w:val="00757BC1"/>
    <w:rsid w:val="007602C5"/>
    <w:rsid w:val="00760E85"/>
    <w:rsid w:val="00761549"/>
    <w:rsid w:val="00762B7E"/>
    <w:rsid w:val="00763812"/>
    <w:rsid w:val="007643E2"/>
    <w:rsid w:val="0076462F"/>
    <w:rsid w:val="007647CD"/>
    <w:rsid w:val="007703A6"/>
    <w:rsid w:val="007716A2"/>
    <w:rsid w:val="0077224E"/>
    <w:rsid w:val="007722E5"/>
    <w:rsid w:val="00772412"/>
    <w:rsid w:val="007739F2"/>
    <w:rsid w:val="00773C1D"/>
    <w:rsid w:val="00776E9D"/>
    <w:rsid w:val="007775AB"/>
    <w:rsid w:val="0077766D"/>
    <w:rsid w:val="00781B9B"/>
    <w:rsid w:val="00783484"/>
    <w:rsid w:val="007834C9"/>
    <w:rsid w:val="007842F4"/>
    <w:rsid w:val="007849EF"/>
    <w:rsid w:val="00785877"/>
    <w:rsid w:val="0078722D"/>
    <w:rsid w:val="007874AE"/>
    <w:rsid w:val="0078784D"/>
    <w:rsid w:val="0079180C"/>
    <w:rsid w:val="00794406"/>
    <w:rsid w:val="0079787A"/>
    <w:rsid w:val="007978E5"/>
    <w:rsid w:val="00797CD7"/>
    <w:rsid w:val="00797F11"/>
    <w:rsid w:val="007A35A8"/>
    <w:rsid w:val="007A3ACC"/>
    <w:rsid w:val="007A697E"/>
    <w:rsid w:val="007A734D"/>
    <w:rsid w:val="007B0854"/>
    <w:rsid w:val="007B2254"/>
    <w:rsid w:val="007B22E1"/>
    <w:rsid w:val="007B2469"/>
    <w:rsid w:val="007B25F1"/>
    <w:rsid w:val="007B4753"/>
    <w:rsid w:val="007B5A16"/>
    <w:rsid w:val="007B61C3"/>
    <w:rsid w:val="007B6D5E"/>
    <w:rsid w:val="007B7768"/>
    <w:rsid w:val="007B7774"/>
    <w:rsid w:val="007B7E2C"/>
    <w:rsid w:val="007C0052"/>
    <w:rsid w:val="007C19AA"/>
    <w:rsid w:val="007C19F0"/>
    <w:rsid w:val="007C265A"/>
    <w:rsid w:val="007C4007"/>
    <w:rsid w:val="007C495B"/>
    <w:rsid w:val="007C535F"/>
    <w:rsid w:val="007C5E25"/>
    <w:rsid w:val="007C6508"/>
    <w:rsid w:val="007C6F1D"/>
    <w:rsid w:val="007C757C"/>
    <w:rsid w:val="007C75C9"/>
    <w:rsid w:val="007C7FCF"/>
    <w:rsid w:val="007D01D9"/>
    <w:rsid w:val="007D066F"/>
    <w:rsid w:val="007D1652"/>
    <w:rsid w:val="007D459C"/>
    <w:rsid w:val="007D58AC"/>
    <w:rsid w:val="007D63B0"/>
    <w:rsid w:val="007D661B"/>
    <w:rsid w:val="007D6B23"/>
    <w:rsid w:val="007D7C21"/>
    <w:rsid w:val="007E02F5"/>
    <w:rsid w:val="007E107D"/>
    <w:rsid w:val="007E195D"/>
    <w:rsid w:val="007E301E"/>
    <w:rsid w:val="007E319F"/>
    <w:rsid w:val="007E40AC"/>
    <w:rsid w:val="007E414D"/>
    <w:rsid w:val="007E457F"/>
    <w:rsid w:val="007E5911"/>
    <w:rsid w:val="007E69A7"/>
    <w:rsid w:val="007E7414"/>
    <w:rsid w:val="007F053A"/>
    <w:rsid w:val="007F51BF"/>
    <w:rsid w:val="007F5473"/>
    <w:rsid w:val="007F6FF8"/>
    <w:rsid w:val="007F78FE"/>
    <w:rsid w:val="00800AF8"/>
    <w:rsid w:val="00800B1F"/>
    <w:rsid w:val="0080260E"/>
    <w:rsid w:val="00802A50"/>
    <w:rsid w:val="00803302"/>
    <w:rsid w:val="00804C6C"/>
    <w:rsid w:val="00804DBA"/>
    <w:rsid w:val="00804F98"/>
    <w:rsid w:val="008074C0"/>
    <w:rsid w:val="00807846"/>
    <w:rsid w:val="0081030B"/>
    <w:rsid w:val="00811E5B"/>
    <w:rsid w:val="00814636"/>
    <w:rsid w:val="008149F9"/>
    <w:rsid w:val="0081617E"/>
    <w:rsid w:val="00816B30"/>
    <w:rsid w:val="0081724F"/>
    <w:rsid w:val="008204B1"/>
    <w:rsid w:val="00820705"/>
    <w:rsid w:val="00820FB0"/>
    <w:rsid w:val="008211A4"/>
    <w:rsid w:val="00821C9A"/>
    <w:rsid w:val="00822470"/>
    <w:rsid w:val="00822B00"/>
    <w:rsid w:val="00823167"/>
    <w:rsid w:val="008233A9"/>
    <w:rsid w:val="00823D28"/>
    <w:rsid w:val="008248B6"/>
    <w:rsid w:val="0082700F"/>
    <w:rsid w:val="00827455"/>
    <w:rsid w:val="00827508"/>
    <w:rsid w:val="00830C1B"/>
    <w:rsid w:val="00831F9E"/>
    <w:rsid w:val="0083236B"/>
    <w:rsid w:val="00833E15"/>
    <w:rsid w:val="008354DC"/>
    <w:rsid w:val="00835C2D"/>
    <w:rsid w:val="00836728"/>
    <w:rsid w:val="00836E23"/>
    <w:rsid w:val="00840B78"/>
    <w:rsid w:val="008428CC"/>
    <w:rsid w:val="00843A11"/>
    <w:rsid w:val="00843E6E"/>
    <w:rsid w:val="00844B5C"/>
    <w:rsid w:val="00844BD9"/>
    <w:rsid w:val="00844C5B"/>
    <w:rsid w:val="008463B7"/>
    <w:rsid w:val="00846DAE"/>
    <w:rsid w:val="00847408"/>
    <w:rsid w:val="008479E8"/>
    <w:rsid w:val="00847A10"/>
    <w:rsid w:val="008504AE"/>
    <w:rsid w:val="00851DC0"/>
    <w:rsid w:val="00851DE0"/>
    <w:rsid w:val="008527AD"/>
    <w:rsid w:val="00852A32"/>
    <w:rsid w:val="00854DD4"/>
    <w:rsid w:val="00855247"/>
    <w:rsid w:val="00856070"/>
    <w:rsid w:val="008564F6"/>
    <w:rsid w:val="008566D9"/>
    <w:rsid w:val="00857D55"/>
    <w:rsid w:val="008604A7"/>
    <w:rsid w:val="00861098"/>
    <w:rsid w:val="0086305A"/>
    <w:rsid w:val="008638E6"/>
    <w:rsid w:val="008639AE"/>
    <w:rsid w:val="00865EB0"/>
    <w:rsid w:val="008712C7"/>
    <w:rsid w:val="008717A2"/>
    <w:rsid w:val="00872E76"/>
    <w:rsid w:val="00875220"/>
    <w:rsid w:val="00875DB8"/>
    <w:rsid w:val="00876012"/>
    <w:rsid w:val="00876BBC"/>
    <w:rsid w:val="00876C02"/>
    <w:rsid w:val="008770F9"/>
    <w:rsid w:val="00877F21"/>
    <w:rsid w:val="00880F49"/>
    <w:rsid w:val="00881A6D"/>
    <w:rsid w:val="00882E9A"/>
    <w:rsid w:val="00883E6E"/>
    <w:rsid w:val="00884306"/>
    <w:rsid w:val="00885A45"/>
    <w:rsid w:val="008861BC"/>
    <w:rsid w:val="00886C26"/>
    <w:rsid w:val="00887A26"/>
    <w:rsid w:val="0089069D"/>
    <w:rsid w:val="00890EAC"/>
    <w:rsid w:val="00892526"/>
    <w:rsid w:val="008951EB"/>
    <w:rsid w:val="00895DE3"/>
    <w:rsid w:val="00895F1F"/>
    <w:rsid w:val="00897B30"/>
    <w:rsid w:val="00897EC0"/>
    <w:rsid w:val="008A35E2"/>
    <w:rsid w:val="008A362D"/>
    <w:rsid w:val="008A3F53"/>
    <w:rsid w:val="008A4B14"/>
    <w:rsid w:val="008A6486"/>
    <w:rsid w:val="008A6DB9"/>
    <w:rsid w:val="008B3270"/>
    <w:rsid w:val="008B351D"/>
    <w:rsid w:val="008B478C"/>
    <w:rsid w:val="008B5237"/>
    <w:rsid w:val="008B5E69"/>
    <w:rsid w:val="008C074E"/>
    <w:rsid w:val="008C094D"/>
    <w:rsid w:val="008C16B0"/>
    <w:rsid w:val="008C294C"/>
    <w:rsid w:val="008C2FBD"/>
    <w:rsid w:val="008C388B"/>
    <w:rsid w:val="008C577D"/>
    <w:rsid w:val="008C6A81"/>
    <w:rsid w:val="008D31C7"/>
    <w:rsid w:val="008D35CF"/>
    <w:rsid w:val="008D4562"/>
    <w:rsid w:val="008D6B88"/>
    <w:rsid w:val="008D6E51"/>
    <w:rsid w:val="008D76B1"/>
    <w:rsid w:val="008D76DB"/>
    <w:rsid w:val="008E00FF"/>
    <w:rsid w:val="008E0120"/>
    <w:rsid w:val="008E0757"/>
    <w:rsid w:val="008E083C"/>
    <w:rsid w:val="008E2683"/>
    <w:rsid w:val="008E32A3"/>
    <w:rsid w:val="008E5CAC"/>
    <w:rsid w:val="008E611D"/>
    <w:rsid w:val="008E75AD"/>
    <w:rsid w:val="008E75F5"/>
    <w:rsid w:val="008F1ACF"/>
    <w:rsid w:val="008F1E9E"/>
    <w:rsid w:val="008F1FBA"/>
    <w:rsid w:val="008F33C8"/>
    <w:rsid w:val="008F393A"/>
    <w:rsid w:val="008F5444"/>
    <w:rsid w:val="008F5806"/>
    <w:rsid w:val="009000CE"/>
    <w:rsid w:val="0090149A"/>
    <w:rsid w:val="009017BB"/>
    <w:rsid w:val="00901C6E"/>
    <w:rsid w:val="00902E39"/>
    <w:rsid w:val="00903229"/>
    <w:rsid w:val="009035C5"/>
    <w:rsid w:val="00904F9D"/>
    <w:rsid w:val="00905902"/>
    <w:rsid w:val="00905A73"/>
    <w:rsid w:val="00906A1E"/>
    <w:rsid w:val="00907D5C"/>
    <w:rsid w:val="00907F64"/>
    <w:rsid w:val="00910460"/>
    <w:rsid w:val="00910BB8"/>
    <w:rsid w:val="00912FAF"/>
    <w:rsid w:val="009131F1"/>
    <w:rsid w:val="00913889"/>
    <w:rsid w:val="00913A70"/>
    <w:rsid w:val="00915188"/>
    <w:rsid w:val="00915510"/>
    <w:rsid w:val="00915E3E"/>
    <w:rsid w:val="00917F0F"/>
    <w:rsid w:val="00920022"/>
    <w:rsid w:val="009201F7"/>
    <w:rsid w:val="00921DA9"/>
    <w:rsid w:val="00922FA0"/>
    <w:rsid w:val="0092349D"/>
    <w:rsid w:val="00925000"/>
    <w:rsid w:val="0092506A"/>
    <w:rsid w:val="00930354"/>
    <w:rsid w:val="009306CB"/>
    <w:rsid w:val="009306D3"/>
    <w:rsid w:val="009309B1"/>
    <w:rsid w:val="00931D22"/>
    <w:rsid w:val="00931EC6"/>
    <w:rsid w:val="00933277"/>
    <w:rsid w:val="00933859"/>
    <w:rsid w:val="0093432A"/>
    <w:rsid w:val="00935261"/>
    <w:rsid w:val="009367D8"/>
    <w:rsid w:val="00937795"/>
    <w:rsid w:val="00937DDB"/>
    <w:rsid w:val="00940DD5"/>
    <w:rsid w:val="00941068"/>
    <w:rsid w:val="009410EF"/>
    <w:rsid w:val="00941EF0"/>
    <w:rsid w:val="00942AD8"/>
    <w:rsid w:val="00944D23"/>
    <w:rsid w:val="009453C4"/>
    <w:rsid w:val="00945B6B"/>
    <w:rsid w:val="00945FC4"/>
    <w:rsid w:val="00946F7C"/>
    <w:rsid w:val="0094750D"/>
    <w:rsid w:val="009520A1"/>
    <w:rsid w:val="0095384F"/>
    <w:rsid w:val="00953B32"/>
    <w:rsid w:val="00953CC5"/>
    <w:rsid w:val="009548AC"/>
    <w:rsid w:val="009571F6"/>
    <w:rsid w:val="0095795C"/>
    <w:rsid w:val="00957E1B"/>
    <w:rsid w:val="00961D06"/>
    <w:rsid w:val="00961E02"/>
    <w:rsid w:val="00963324"/>
    <w:rsid w:val="00964111"/>
    <w:rsid w:val="0096532C"/>
    <w:rsid w:val="009659C1"/>
    <w:rsid w:val="009669F7"/>
    <w:rsid w:val="00966D59"/>
    <w:rsid w:val="0097030C"/>
    <w:rsid w:val="0097166A"/>
    <w:rsid w:val="00971F94"/>
    <w:rsid w:val="0097293B"/>
    <w:rsid w:val="0097480D"/>
    <w:rsid w:val="00976CF6"/>
    <w:rsid w:val="009778C4"/>
    <w:rsid w:val="00982112"/>
    <w:rsid w:val="009826E7"/>
    <w:rsid w:val="009836F7"/>
    <w:rsid w:val="009858C3"/>
    <w:rsid w:val="009860EE"/>
    <w:rsid w:val="00990485"/>
    <w:rsid w:val="00990DA9"/>
    <w:rsid w:val="00990F60"/>
    <w:rsid w:val="00991004"/>
    <w:rsid w:val="00991963"/>
    <w:rsid w:val="00992955"/>
    <w:rsid w:val="009929F8"/>
    <w:rsid w:val="00992CA3"/>
    <w:rsid w:val="0099348F"/>
    <w:rsid w:val="00993A75"/>
    <w:rsid w:val="00997AAD"/>
    <w:rsid w:val="009A052D"/>
    <w:rsid w:val="009A11A2"/>
    <w:rsid w:val="009A120E"/>
    <w:rsid w:val="009A3D69"/>
    <w:rsid w:val="009A5C5C"/>
    <w:rsid w:val="009A6A89"/>
    <w:rsid w:val="009A7BEE"/>
    <w:rsid w:val="009B0C1C"/>
    <w:rsid w:val="009B0D2A"/>
    <w:rsid w:val="009B0D7F"/>
    <w:rsid w:val="009B1624"/>
    <w:rsid w:val="009B1700"/>
    <w:rsid w:val="009B176D"/>
    <w:rsid w:val="009B1AFD"/>
    <w:rsid w:val="009B1E9A"/>
    <w:rsid w:val="009B267E"/>
    <w:rsid w:val="009B2B3B"/>
    <w:rsid w:val="009B2E4A"/>
    <w:rsid w:val="009B523B"/>
    <w:rsid w:val="009B5AD9"/>
    <w:rsid w:val="009B64C8"/>
    <w:rsid w:val="009B70D2"/>
    <w:rsid w:val="009B7791"/>
    <w:rsid w:val="009B7D1A"/>
    <w:rsid w:val="009C0ED1"/>
    <w:rsid w:val="009C1908"/>
    <w:rsid w:val="009C1FA2"/>
    <w:rsid w:val="009C5FC1"/>
    <w:rsid w:val="009C60A5"/>
    <w:rsid w:val="009D1550"/>
    <w:rsid w:val="009D30C2"/>
    <w:rsid w:val="009D3C8E"/>
    <w:rsid w:val="009D3F5D"/>
    <w:rsid w:val="009D4051"/>
    <w:rsid w:val="009D5202"/>
    <w:rsid w:val="009D544E"/>
    <w:rsid w:val="009D59F9"/>
    <w:rsid w:val="009D5AD2"/>
    <w:rsid w:val="009D5BAC"/>
    <w:rsid w:val="009D6A1A"/>
    <w:rsid w:val="009D725C"/>
    <w:rsid w:val="009D7C90"/>
    <w:rsid w:val="009E0C05"/>
    <w:rsid w:val="009E0CDA"/>
    <w:rsid w:val="009E3054"/>
    <w:rsid w:val="009E4ABC"/>
    <w:rsid w:val="009E56C8"/>
    <w:rsid w:val="009E5F88"/>
    <w:rsid w:val="009E61D1"/>
    <w:rsid w:val="009E6D96"/>
    <w:rsid w:val="009E72A3"/>
    <w:rsid w:val="009E7DB6"/>
    <w:rsid w:val="009E7E64"/>
    <w:rsid w:val="009E7FE6"/>
    <w:rsid w:val="009F0972"/>
    <w:rsid w:val="009F1681"/>
    <w:rsid w:val="009F19BF"/>
    <w:rsid w:val="009F27EF"/>
    <w:rsid w:val="009F2F68"/>
    <w:rsid w:val="009F444F"/>
    <w:rsid w:val="009F45F0"/>
    <w:rsid w:val="009F6C1B"/>
    <w:rsid w:val="00A00B26"/>
    <w:rsid w:val="00A01173"/>
    <w:rsid w:val="00A01FF3"/>
    <w:rsid w:val="00A02F6E"/>
    <w:rsid w:val="00A036C4"/>
    <w:rsid w:val="00A03709"/>
    <w:rsid w:val="00A05F2B"/>
    <w:rsid w:val="00A067AA"/>
    <w:rsid w:val="00A10300"/>
    <w:rsid w:val="00A11247"/>
    <w:rsid w:val="00A118FD"/>
    <w:rsid w:val="00A12772"/>
    <w:rsid w:val="00A132DE"/>
    <w:rsid w:val="00A1449C"/>
    <w:rsid w:val="00A144F5"/>
    <w:rsid w:val="00A15407"/>
    <w:rsid w:val="00A1547F"/>
    <w:rsid w:val="00A21AB2"/>
    <w:rsid w:val="00A21AB4"/>
    <w:rsid w:val="00A21CCF"/>
    <w:rsid w:val="00A226CA"/>
    <w:rsid w:val="00A231AF"/>
    <w:rsid w:val="00A249C2"/>
    <w:rsid w:val="00A26801"/>
    <w:rsid w:val="00A2718F"/>
    <w:rsid w:val="00A273D1"/>
    <w:rsid w:val="00A302DC"/>
    <w:rsid w:val="00A33D85"/>
    <w:rsid w:val="00A354AA"/>
    <w:rsid w:val="00A3758A"/>
    <w:rsid w:val="00A376A1"/>
    <w:rsid w:val="00A42E75"/>
    <w:rsid w:val="00A4301B"/>
    <w:rsid w:val="00A434AD"/>
    <w:rsid w:val="00A43601"/>
    <w:rsid w:val="00A43EE9"/>
    <w:rsid w:val="00A45FF4"/>
    <w:rsid w:val="00A47629"/>
    <w:rsid w:val="00A47C53"/>
    <w:rsid w:val="00A50563"/>
    <w:rsid w:val="00A5133D"/>
    <w:rsid w:val="00A51F83"/>
    <w:rsid w:val="00A52D47"/>
    <w:rsid w:val="00A54570"/>
    <w:rsid w:val="00A54FF1"/>
    <w:rsid w:val="00A56036"/>
    <w:rsid w:val="00A566CB"/>
    <w:rsid w:val="00A576DF"/>
    <w:rsid w:val="00A62595"/>
    <w:rsid w:val="00A62811"/>
    <w:rsid w:val="00A62C7C"/>
    <w:rsid w:val="00A6555B"/>
    <w:rsid w:val="00A65CA0"/>
    <w:rsid w:val="00A67923"/>
    <w:rsid w:val="00A7018F"/>
    <w:rsid w:val="00A70AE2"/>
    <w:rsid w:val="00A70BF7"/>
    <w:rsid w:val="00A717F9"/>
    <w:rsid w:val="00A72451"/>
    <w:rsid w:val="00A73714"/>
    <w:rsid w:val="00A74C14"/>
    <w:rsid w:val="00A760F8"/>
    <w:rsid w:val="00A7687E"/>
    <w:rsid w:val="00A76911"/>
    <w:rsid w:val="00A76F78"/>
    <w:rsid w:val="00A807DC"/>
    <w:rsid w:val="00A8139B"/>
    <w:rsid w:val="00A8175D"/>
    <w:rsid w:val="00A8283B"/>
    <w:rsid w:val="00A82B9B"/>
    <w:rsid w:val="00A838E5"/>
    <w:rsid w:val="00A84584"/>
    <w:rsid w:val="00A84684"/>
    <w:rsid w:val="00A84ECB"/>
    <w:rsid w:val="00A85954"/>
    <w:rsid w:val="00A900C7"/>
    <w:rsid w:val="00A91EB3"/>
    <w:rsid w:val="00A9317C"/>
    <w:rsid w:val="00A933D7"/>
    <w:rsid w:val="00A93F32"/>
    <w:rsid w:val="00A9491A"/>
    <w:rsid w:val="00A94E92"/>
    <w:rsid w:val="00A961E1"/>
    <w:rsid w:val="00A962A5"/>
    <w:rsid w:val="00A972EF"/>
    <w:rsid w:val="00A978F1"/>
    <w:rsid w:val="00AA2D39"/>
    <w:rsid w:val="00AA2F11"/>
    <w:rsid w:val="00AA42DF"/>
    <w:rsid w:val="00AA4762"/>
    <w:rsid w:val="00AA4AF2"/>
    <w:rsid w:val="00AA795B"/>
    <w:rsid w:val="00AB017C"/>
    <w:rsid w:val="00AB0B0E"/>
    <w:rsid w:val="00AB16C0"/>
    <w:rsid w:val="00AB2806"/>
    <w:rsid w:val="00AB2FD4"/>
    <w:rsid w:val="00AB3186"/>
    <w:rsid w:val="00AB3431"/>
    <w:rsid w:val="00AB3433"/>
    <w:rsid w:val="00AB45F1"/>
    <w:rsid w:val="00AB5031"/>
    <w:rsid w:val="00AB6E28"/>
    <w:rsid w:val="00AC091D"/>
    <w:rsid w:val="00AC20C2"/>
    <w:rsid w:val="00AC2EB4"/>
    <w:rsid w:val="00AC3776"/>
    <w:rsid w:val="00AC3AFF"/>
    <w:rsid w:val="00AC4BA6"/>
    <w:rsid w:val="00AC4FD9"/>
    <w:rsid w:val="00AC5139"/>
    <w:rsid w:val="00AC5570"/>
    <w:rsid w:val="00AC55D8"/>
    <w:rsid w:val="00AC69B0"/>
    <w:rsid w:val="00AC739C"/>
    <w:rsid w:val="00AC7643"/>
    <w:rsid w:val="00AD3929"/>
    <w:rsid w:val="00AD40AA"/>
    <w:rsid w:val="00AD6019"/>
    <w:rsid w:val="00AD6E12"/>
    <w:rsid w:val="00AD7E63"/>
    <w:rsid w:val="00AE0225"/>
    <w:rsid w:val="00AE04B3"/>
    <w:rsid w:val="00AE0EF7"/>
    <w:rsid w:val="00AE36C3"/>
    <w:rsid w:val="00AE5075"/>
    <w:rsid w:val="00AE777D"/>
    <w:rsid w:val="00AF0C62"/>
    <w:rsid w:val="00AF1411"/>
    <w:rsid w:val="00AF183B"/>
    <w:rsid w:val="00AF1F88"/>
    <w:rsid w:val="00AF2027"/>
    <w:rsid w:val="00AF268E"/>
    <w:rsid w:val="00AF2CAD"/>
    <w:rsid w:val="00AF32DC"/>
    <w:rsid w:val="00AF3D52"/>
    <w:rsid w:val="00AF3E57"/>
    <w:rsid w:val="00AF464F"/>
    <w:rsid w:val="00AF551F"/>
    <w:rsid w:val="00AF65F2"/>
    <w:rsid w:val="00AF6A47"/>
    <w:rsid w:val="00B00F24"/>
    <w:rsid w:val="00B016D1"/>
    <w:rsid w:val="00B033A8"/>
    <w:rsid w:val="00B048FA"/>
    <w:rsid w:val="00B04B79"/>
    <w:rsid w:val="00B04BF6"/>
    <w:rsid w:val="00B04CE3"/>
    <w:rsid w:val="00B050CA"/>
    <w:rsid w:val="00B05281"/>
    <w:rsid w:val="00B063DE"/>
    <w:rsid w:val="00B107E4"/>
    <w:rsid w:val="00B12408"/>
    <w:rsid w:val="00B14C6C"/>
    <w:rsid w:val="00B158BA"/>
    <w:rsid w:val="00B160D5"/>
    <w:rsid w:val="00B17499"/>
    <w:rsid w:val="00B20228"/>
    <w:rsid w:val="00B206FF"/>
    <w:rsid w:val="00B2179B"/>
    <w:rsid w:val="00B21CD8"/>
    <w:rsid w:val="00B22B2E"/>
    <w:rsid w:val="00B258E6"/>
    <w:rsid w:val="00B26F80"/>
    <w:rsid w:val="00B27531"/>
    <w:rsid w:val="00B3010C"/>
    <w:rsid w:val="00B307C7"/>
    <w:rsid w:val="00B30C37"/>
    <w:rsid w:val="00B30C4D"/>
    <w:rsid w:val="00B3159F"/>
    <w:rsid w:val="00B31A98"/>
    <w:rsid w:val="00B32F99"/>
    <w:rsid w:val="00B335FC"/>
    <w:rsid w:val="00B35E43"/>
    <w:rsid w:val="00B365A3"/>
    <w:rsid w:val="00B37F38"/>
    <w:rsid w:val="00B4122C"/>
    <w:rsid w:val="00B41B78"/>
    <w:rsid w:val="00B44232"/>
    <w:rsid w:val="00B44668"/>
    <w:rsid w:val="00B44727"/>
    <w:rsid w:val="00B45F9C"/>
    <w:rsid w:val="00B460A8"/>
    <w:rsid w:val="00B46C16"/>
    <w:rsid w:val="00B47102"/>
    <w:rsid w:val="00B47FA1"/>
    <w:rsid w:val="00B5041E"/>
    <w:rsid w:val="00B51711"/>
    <w:rsid w:val="00B51BAE"/>
    <w:rsid w:val="00B51CEC"/>
    <w:rsid w:val="00B5271B"/>
    <w:rsid w:val="00B5710D"/>
    <w:rsid w:val="00B62C89"/>
    <w:rsid w:val="00B62D34"/>
    <w:rsid w:val="00B6346B"/>
    <w:rsid w:val="00B64997"/>
    <w:rsid w:val="00B664B7"/>
    <w:rsid w:val="00B66505"/>
    <w:rsid w:val="00B66DA5"/>
    <w:rsid w:val="00B718A1"/>
    <w:rsid w:val="00B71AA5"/>
    <w:rsid w:val="00B71CA9"/>
    <w:rsid w:val="00B721CC"/>
    <w:rsid w:val="00B7221B"/>
    <w:rsid w:val="00B75B99"/>
    <w:rsid w:val="00B75C4D"/>
    <w:rsid w:val="00B76FE7"/>
    <w:rsid w:val="00B77218"/>
    <w:rsid w:val="00B80B51"/>
    <w:rsid w:val="00B81858"/>
    <w:rsid w:val="00B81B08"/>
    <w:rsid w:val="00B81BD1"/>
    <w:rsid w:val="00B8355D"/>
    <w:rsid w:val="00B83560"/>
    <w:rsid w:val="00B83F41"/>
    <w:rsid w:val="00B84809"/>
    <w:rsid w:val="00B85A8F"/>
    <w:rsid w:val="00B86F51"/>
    <w:rsid w:val="00B8747B"/>
    <w:rsid w:val="00B879A4"/>
    <w:rsid w:val="00B87A6B"/>
    <w:rsid w:val="00B90734"/>
    <w:rsid w:val="00B907FC"/>
    <w:rsid w:val="00B90ADE"/>
    <w:rsid w:val="00B928BE"/>
    <w:rsid w:val="00B92D9A"/>
    <w:rsid w:val="00B93D54"/>
    <w:rsid w:val="00B94E4E"/>
    <w:rsid w:val="00B9686C"/>
    <w:rsid w:val="00BA0814"/>
    <w:rsid w:val="00BA1A65"/>
    <w:rsid w:val="00BA2D9F"/>
    <w:rsid w:val="00BA2DE8"/>
    <w:rsid w:val="00BA37D2"/>
    <w:rsid w:val="00BA3811"/>
    <w:rsid w:val="00BA3C25"/>
    <w:rsid w:val="00BA3EA1"/>
    <w:rsid w:val="00BA4807"/>
    <w:rsid w:val="00BA49E7"/>
    <w:rsid w:val="00BA5BD5"/>
    <w:rsid w:val="00BA5FF1"/>
    <w:rsid w:val="00BA60BF"/>
    <w:rsid w:val="00BA6F26"/>
    <w:rsid w:val="00BA75FD"/>
    <w:rsid w:val="00BB0A57"/>
    <w:rsid w:val="00BB1674"/>
    <w:rsid w:val="00BB1863"/>
    <w:rsid w:val="00BB200D"/>
    <w:rsid w:val="00BB253B"/>
    <w:rsid w:val="00BB3442"/>
    <w:rsid w:val="00BB4BFE"/>
    <w:rsid w:val="00BB732A"/>
    <w:rsid w:val="00BB7F3B"/>
    <w:rsid w:val="00BC1D24"/>
    <w:rsid w:val="00BC3DF8"/>
    <w:rsid w:val="00BC5A93"/>
    <w:rsid w:val="00BC6344"/>
    <w:rsid w:val="00BC6DE4"/>
    <w:rsid w:val="00BC7687"/>
    <w:rsid w:val="00BD01C4"/>
    <w:rsid w:val="00BD0FB1"/>
    <w:rsid w:val="00BD1375"/>
    <w:rsid w:val="00BD3700"/>
    <w:rsid w:val="00BD3E39"/>
    <w:rsid w:val="00BD4561"/>
    <w:rsid w:val="00BD676B"/>
    <w:rsid w:val="00BD6B6F"/>
    <w:rsid w:val="00BD7E65"/>
    <w:rsid w:val="00BE0979"/>
    <w:rsid w:val="00BE0A97"/>
    <w:rsid w:val="00BE111D"/>
    <w:rsid w:val="00BE201E"/>
    <w:rsid w:val="00BE2528"/>
    <w:rsid w:val="00BE2CCC"/>
    <w:rsid w:val="00BE2CFB"/>
    <w:rsid w:val="00BE344F"/>
    <w:rsid w:val="00BE491F"/>
    <w:rsid w:val="00BE4B82"/>
    <w:rsid w:val="00BE5405"/>
    <w:rsid w:val="00BE58C6"/>
    <w:rsid w:val="00BE72D4"/>
    <w:rsid w:val="00BE774E"/>
    <w:rsid w:val="00BE77E4"/>
    <w:rsid w:val="00BF5006"/>
    <w:rsid w:val="00C003FE"/>
    <w:rsid w:val="00C01962"/>
    <w:rsid w:val="00C01C13"/>
    <w:rsid w:val="00C0296F"/>
    <w:rsid w:val="00C02A0A"/>
    <w:rsid w:val="00C02ED7"/>
    <w:rsid w:val="00C03095"/>
    <w:rsid w:val="00C0386E"/>
    <w:rsid w:val="00C043B6"/>
    <w:rsid w:val="00C049C6"/>
    <w:rsid w:val="00C0632A"/>
    <w:rsid w:val="00C07FF8"/>
    <w:rsid w:val="00C103E8"/>
    <w:rsid w:val="00C11B81"/>
    <w:rsid w:val="00C1222D"/>
    <w:rsid w:val="00C133BD"/>
    <w:rsid w:val="00C1384A"/>
    <w:rsid w:val="00C167B1"/>
    <w:rsid w:val="00C168A4"/>
    <w:rsid w:val="00C212BB"/>
    <w:rsid w:val="00C21448"/>
    <w:rsid w:val="00C21630"/>
    <w:rsid w:val="00C227F8"/>
    <w:rsid w:val="00C2410D"/>
    <w:rsid w:val="00C247A7"/>
    <w:rsid w:val="00C248D5"/>
    <w:rsid w:val="00C260A0"/>
    <w:rsid w:val="00C266C2"/>
    <w:rsid w:val="00C26F6A"/>
    <w:rsid w:val="00C27E6C"/>
    <w:rsid w:val="00C323AE"/>
    <w:rsid w:val="00C328FD"/>
    <w:rsid w:val="00C33455"/>
    <w:rsid w:val="00C338AB"/>
    <w:rsid w:val="00C35AC7"/>
    <w:rsid w:val="00C37403"/>
    <w:rsid w:val="00C37FA8"/>
    <w:rsid w:val="00C41C3D"/>
    <w:rsid w:val="00C420ED"/>
    <w:rsid w:val="00C42CE0"/>
    <w:rsid w:val="00C42FC9"/>
    <w:rsid w:val="00C43F8E"/>
    <w:rsid w:val="00C4599C"/>
    <w:rsid w:val="00C46739"/>
    <w:rsid w:val="00C46D38"/>
    <w:rsid w:val="00C50630"/>
    <w:rsid w:val="00C52035"/>
    <w:rsid w:val="00C52A85"/>
    <w:rsid w:val="00C543BE"/>
    <w:rsid w:val="00C5769A"/>
    <w:rsid w:val="00C576A7"/>
    <w:rsid w:val="00C629B6"/>
    <w:rsid w:val="00C64016"/>
    <w:rsid w:val="00C6465D"/>
    <w:rsid w:val="00C650C0"/>
    <w:rsid w:val="00C67957"/>
    <w:rsid w:val="00C679BC"/>
    <w:rsid w:val="00C71577"/>
    <w:rsid w:val="00C71B78"/>
    <w:rsid w:val="00C72294"/>
    <w:rsid w:val="00C73B33"/>
    <w:rsid w:val="00C769DA"/>
    <w:rsid w:val="00C76B09"/>
    <w:rsid w:val="00C77FF4"/>
    <w:rsid w:val="00C832FD"/>
    <w:rsid w:val="00C84C0F"/>
    <w:rsid w:val="00C850DE"/>
    <w:rsid w:val="00C85276"/>
    <w:rsid w:val="00C86885"/>
    <w:rsid w:val="00C9006E"/>
    <w:rsid w:val="00C90473"/>
    <w:rsid w:val="00C90935"/>
    <w:rsid w:val="00C912CC"/>
    <w:rsid w:val="00C9426D"/>
    <w:rsid w:val="00C95989"/>
    <w:rsid w:val="00C97927"/>
    <w:rsid w:val="00C97C25"/>
    <w:rsid w:val="00CA023D"/>
    <w:rsid w:val="00CA1636"/>
    <w:rsid w:val="00CA1720"/>
    <w:rsid w:val="00CA2791"/>
    <w:rsid w:val="00CA3F40"/>
    <w:rsid w:val="00CA7AD9"/>
    <w:rsid w:val="00CB00A4"/>
    <w:rsid w:val="00CB015A"/>
    <w:rsid w:val="00CB0E1B"/>
    <w:rsid w:val="00CB2184"/>
    <w:rsid w:val="00CB25BB"/>
    <w:rsid w:val="00CB2A9A"/>
    <w:rsid w:val="00CB2D5E"/>
    <w:rsid w:val="00CB3D55"/>
    <w:rsid w:val="00CB5FEC"/>
    <w:rsid w:val="00CC0AAC"/>
    <w:rsid w:val="00CC433E"/>
    <w:rsid w:val="00CC4673"/>
    <w:rsid w:val="00CC4A17"/>
    <w:rsid w:val="00CC51A5"/>
    <w:rsid w:val="00CC7B80"/>
    <w:rsid w:val="00CD005A"/>
    <w:rsid w:val="00CD2141"/>
    <w:rsid w:val="00CD3390"/>
    <w:rsid w:val="00CD3DBD"/>
    <w:rsid w:val="00CD4495"/>
    <w:rsid w:val="00CD455A"/>
    <w:rsid w:val="00CD56D6"/>
    <w:rsid w:val="00CD66DA"/>
    <w:rsid w:val="00CD69BA"/>
    <w:rsid w:val="00CD6A7B"/>
    <w:rsid w:val="00CD7651"/>
    <w:rsid w:val="00CE32FA"/>
    <w:rsid w:val="00CE3778"/>
    <w:rsid w:val="00CE3801"/>
    <w:rsid w:val="00CE5721"/>
    <w:rsid w:val="00CE6566"/>
    <w:rsid w:val="00CF09F3"/>
    <w:rsid w:val="00CF0D1D"/>
    <w:rsid w:val="00CF1586"/>
    <w:rsid w:val="00CF3309"/>
    <w:rsid w:val="00CF36A6"/>
    <w:rsid w:val="00CF3948"/>
    <w:rsid w:val="00CF3A55"/>
    <w:rsid w:val="00CF3AE6"/>
    <w:rsid w:val="00CF3EED"/>
    <w:rsid w:val="00CF4482"/>
    <w:rsid w:val="00CF637F"/>
    <w:rsid w:val="00CF6AFC"/>
    <w:rsid w:val="00CF6CD4"/>
    <w:rsid w:val="00CF6F32"/>
    <w:rsid w:val="00D004EF"/>
    <w:rsid w:val="00D007AE"/>
    <w:rsid w:val="00D01DEE"/>
    <w:rsid w:val="00D04673"/>
    <w:rsid w:val="00D04715"/>
    <w:rsid w:val="00D04F88"/>
    <w:rsid w:val="00D05F34"/>
    <w:rsid w:val="00D102E3"/>
    <w:rsid w:val="00D106C1"/>
    <w:rsid w:val="00D10B00"/>
    <w:rsid w:val="00D10E7B"/>
    <w:rsid w:val="00D11922"/>
    <w:rsid w:val="00D119E0"/>
    <w:rsid w:val="00D1216F"/>
    <w:rsid w:val="00D12361"/>
    <w:rsid w:val="00D127AD"/>
    <w:rsid w:val="00D13DA4"/>
    <w:rsid w:val="00D15024"/>
    <w:rsid w:val="00D15700"/>
    <w:rsid w:val="00D15B21"/>
    <w:rsid w:val="00D16B45"/>
    <w:rsid w:val="00D17187"/>
    <w:rsid w:val="00D201C5"/>
    <w:rsid w:val="00D217A3"/>
    <w:rsid w:val="00D23E5C"/>
    <w:rsid w:val="00D24193"/>
    <w:rsid w:val="00D24647"/>
    <w:rsid w:val="00D270BF"/>
    <w:rsid w:val="00D27A23"/>
    <w:rsid w:val="00D30549"/>
    <w:rsid w:val="00D30D3F"/>
    <w:rsid w:val="00D320B3"/>
    <w:rsid w:val="00D32BB1"/>
    <w:rsid w:val="00D3353B"/>
    <w:rsid w:val="00D33E68"/>
    <w:rsid w:val="00D34523"/>
    <w:rsid w:val="00D34888"/>
    <w:rsid w:val="00D41AD9"/>
    <w:rsid w:val="00D41ECE"/>
    <w:rsid w:val="00D420B9"/>
    <w:rsid w:val="00D50705"/>
    <w:rsid w:val="00D50C6F"/>
    <w:rsid w:val="00D50D1D"/>
    <w:rsid w:val="00D51611"/>
    <w:rsid w:val="00D51CE7"/>
    <w:rsid w:val="00D52076"/>
    <w:rsid w:val="00D5232B"/>
    <w:rsid w:val="00D52A61"/>
    <w:rsid w:val="00D52C52"/>
    <w:rsid w:val="00D52F91"/>
    <w:rsid w:val="00D545DB"/>
    <w:rsid w:val="00D5474C"/>
    <w:rsid w:val="00D54B58"/>
    <w:rsid w:val="00D56C10"/>
    <w:rsid w:val="00D57758"/>
    <w:rsid w:val="00D5778B"/>
    <w:rsid w:val="00D57B70"/>
    <w:rsid w:val="00D57CD2"/>
    <w:rsid w:val="00D604FD"/>
    <w:rsid w:val="00D60780"/>
    <w:rsid w:val="00D609EB"/>
    <w:rsid w:val="00D60F28"/>
    <w:rsid w:val="00D619B1"/>
    <w:rsid w:val="00D61EAE"/>
    <w:rsid w:val="00D62490"/>
    <w:rsid w:val="00D637EC"/>
    <w:rsid w:val="00D63B2D"/>
    <w:rsid w:val="00D65139"/>
    <w:rsid w:val="00D66A74"/>
    <w:rsid w:val="00D66C40"/>
    <w:rsid w:val="00D70822"/>
    <w:rsid w:val="00D714D8"/>
    <w:rsid w:val="00D7258A"/>
    <w:rsid w:val="00D72C84"/>
    <w:rsid w:val="00D72EF2"/>
    <w:rsid w:val="00D73329"/>
    <w:rsid w:val="00D739B7"/>
    <w:rsid w:val="00D75C4E"/>
    <w:rsid w:val="00D762BF"/>
    <w:rsid w:val="00D8121F"/>
    <w:rsid w:val="00D8170E"/>
    <w:rsid w:val="00D81A5A"/>
    <w:rsid w:val="00D829AD"/>
    <w:rsid w:val="00D831BD"/>
    <w:rsid w:val="00D83730"/>
    <w:rsid w:val="00D8416A"/>
    <w:rsid w:val="00D84320"/>
    <w:rsid w:val="00D84AF3"/>
    <w:rsid w:val="00D85A8C"/>
    <w:rsid w:val="00D86DC3"/>
    <w:rsid w:val="00D92086"/>
    <w:rsid w:val="00D9224C"/>
    <w:rsid w:val="00D9294F"/>
    <w:rsid w:val="00D936AF"/>
    <w:rsid w:val="00D93968"/>
    <w:rsid w:val="00D93BAD"/>
    <w:rsid w:val="00D94483"/>
    <w:rsid w:val="00D96D6C"/>
    <w:rsid w:val="00D96F0F"/>
    <w:rsid w:val="00D97031"/>
    <w:rsid w:val="00D970B7"/>
    <w:rsid w:val="00D970D4"/>
    <w:rsid w:val="00DA146A"/>
    <w:rsid w:val="00DA1B39"/>
    <w:rsid w:val="00DA25ED"/>
    <w:rsid w:val="00DA2B19"/>
    <w:rsid w:val="00DA41C3"/>
    <w:rsid w:val="00DA5162"/>
    <w:rsid w:val="00DA74A9"/>
    <w:rsid w:val="00DA7F87"/>
    <w:rsid w:val="00DB049C"/>
    <w:rsid w:val="00DB0BB4"/>
    <w:rsid w:val="00DB0E61"/>
    <w:rsid w:val="00DB1834"/>
    <w:rsid w:val="00DB2869"/>
    <w:rsid w:val="00DB344F"/>
    <w:rsid w:val="00DB4362"/>
    <w:rsid w:val="00DB4ECE"/>
    <w:rsid w:val="00DB512D"/>
    <w:rsid w:val="00DB525E"/>
    <w:rsid w:val="00DB5413"/>
    <w:rsid w:val="00DB5B21"/>
    <w:rsid w:val="00DB5F21"/>
    <w:rsid w:val="00DC47B5"/>
    <w:rsid w:val="00DC5157"/>
    <w:rsid w:val="00DC54BB"/>
    <w:rsid w:val="00DD08F8"/>
    <w:rsid w:val="00DD1518"/>
    <w:rsid w:val="00DD5FB5"/>
    <w:rsid w:val="00DD7EF0"/>
    <w:rsid w:val="00DE1FEF"/>
    <w:rsid w:val="00DE350B"/>
    <w:rsid w:val="00DE3827"/>
    <w:rsid w:val="00DE4383"/>
    <w:rsid w:val="00DE5F52"/>
    <w:rsid w:val="00DE6579"/>
    <w:rsid w:val="00DE7D66"/>
    <w:rsid w:val="00DF00D9"/>
    <w:rsid w:val="00DF05E0"/>
    <w:rsid w:val="00DF05F3"/>
    <w:rsid w:val="00DF08E8"/>
    <w:rsid w:val="00DF0B73"/>
    <w:rsid w:val="00DF242B"/>
    <w:rsid w:val="00DF309F"/>
    <w:rsid w:val="00DF32DF"/>
    <w:rsid w:val="00DF3974"/>
    <w:rsid w:val="00DF405F"/>
    <w:rsid w:val="00DF421F"/>
    <w:rsid w:val="00DF4F4A"/>
    <w:rsid w:val="00DF5615"/>
    <w:rsid w:val="00DF58D8"/>
    <w:rsid w:val="00DF5A51"/>
    <w:rsid w:val="00DF70F9"/>
    <w:rsid w:val="00E004B2"/>
    <w:rsid w:val="00E00766"/>
    <w:rsid w:val="00E020D2"/>
    <w:rsid w:val="00E03F83"/>
    <w:rsid w:val="00E1227B"/>
    <w:rsid w:val="00E12ABC"/>
    <w:rsid w:val="00E13425"/>
    <w:rsid w:val="00E1390A"/>
    <w:rsid w:val="00E13FF4"/>
    <w:rsid w:val="00E16643"/>
    <w:rsid w:val="00E1676A"/>
    <w:rsid w:val="00E16C6C"/>
    <w:rsid w:val="00E1703E"/>
    <w:rsid w:val="00E17B0F"/>
    <w:rsid w:val="00E20425"/>
    <w:rsid w:val="00E20587"/>
    <w:rsid w:val="00E22D35"/>
    <w:rsid w:val="00E240BB"/>
    <w:rsid w:val="00E30960"/>
    <w:rsid w:val="00E31AAE"/>
    <w:rsid w:val="00E31E37"/>
    <w:rsid w:val="00E34B40"/>
    <w:rsid w:val="00E35759"/>
    <w:rsid w:val="00E36A83"/>
    <w:rsid w:val="00E36D1C"/>
    <w:rsid w:val="00E406E7"/>
    <w:rsid w:val="00E40FD6"/>
    <w:rsid w:val="00E412DE"/>
    <w:rsid w:val="00E41620"/>
    <w:rsid w:val="00E4234D"/>
    <w:rsid w:val="00E42B37"/>
    <w:rsid w:val="00E440F9"/>
    <w:rsid w:val="00E4551B"/>
    <w:rsid w:val="00E51416"/>
    <w:rsid w:val="00E528F0"/>
    <w:rsid w:val="00E5324D"/>
    <w:rsid w:val="00E5332F"/>
    <w:rsid w:val="00E5502C"/>
    <w:rsid w:val="00E55A2F"/>
    <w:rsid w:val="00E55F94"/>
    <w:rsid w:val="00E576EA"/>
    <w:rsid w:val="00E6125C"/>
    <w:rsid w:val="00E612D2"/>
    <w:rsid w:val="00E61B8A"/>
    <w:rsid w:val="00E62B5D"/>
    <w:rsid w:val="00E62C58"/>
    <w:rsid w:val="00E649B3"/>
    <w:rsid w:val="00E65585"/>
    <w:rsid w:val="00E657B3"/>
    <w:rsid w:val="00E65EB3"/>
    <w:rsid w:val="00E6726E"/>
    <w:rsid w:val="00E6748D"/>
    <w:rsid w:val="00E67534"/>
    <w:rsid w:val="00E67E46"/>
    <w:rsid w:val="00E71ECE"/>
    <w:rsid w:val="00E71EF6"/>
    <w:rsid w:val="00E727AB"/>
    <w:rsid w:val="00E73B90"/>
    <w:rsid w:val="00E74FBC"/>
    <w:rsid w:val="00E76766"/>
    <w:rsid w:val="00E8067B"/>
    <w:rsid w:val="00E81D09"/>
    <w:rsid w:val="00E825EB"/>
    <w:rsid w:val="00E827BE"/>
    <w:rsid w:val="00E838C8"/>
    <w:rsid w:val="00E854E6"/>
    <w:rsid w:val="00E86229"/>
    <w:rsid w:val="00E87C2A"/>
    <w:rsid w:val="00E906B8"/>
    <w:rsid w:val="00E90FE6"/>
    <w:rsid w:val="00E91557"/>
    <w:rsid w:val="00E9228C"/>
    <w:rsid w:val="00E93D45"/>
    <w:rsid w:val="00E94358"/>
    <w:rsid w:val="00E959D8"/>
    <w:rsid w:val="00E96001"/>
    <w:rsid w:val="00E963C5"/>
    <w:rsid w:val="00E963F0"/>
    <w:rsid w:val="00E96CC5"/>
    <w:rsid w:val="00EA1411"/>
    <w:rsid w:val="00EA18C6"/>
    <w:rsid w:val="00EA2D5C"/>
    <w:rsid w:val="00EA2F10"/>
    <w:rsid w:val="00EA521C"/>
    <w:rsid w:val="00EA672B"/>
    <w:rsid w:val="00EA67D1"/>
    <w:rsid w:val="00EA7915"/>
    <w:rsid w:val="00EA7ECF"/>
    <w:rsid w:val="00EB1D79"/>
    <w:rsid w:val="00EB31B1"/>
    <w:rsid w:val="00EB3433"/>
    <w:rsid w:val="00EB3BCE"/>
    <w:rsid w:val="00EB500F"/>
    <w:rsid w:val="00EB5254"/>
    <w:rsid w:val="00EB5404"/>
    <w:rsid w:val="00EB7C2F"/>
    <w:rsid w:val="00EC08FA"/>
    <w:rsid w:val="00EC1637"/>
    <w:rsid w:val="00EC1DF2"/>
    <w:rsid w:val="00EC20A7"/>
    <w:rsid w:val="00EC291C"/>
    <w:rsid w:val="00EC29C5"/>
    <w:rsid w:val="00EC3514"/>
    <w:rsid w:val="00EC36E5"/>
    <w:rsid w:val="00EC3850"/>
    <w:rsid w:val="00EC3C06"/>
    <w:rsid w:val="00EC3D4C"/>
    <w:rsid w:val="00EC4163"/>
    <w:rsid w:val="00EC5012"/>
    <w:rsid w:val="00ED0D06"/>
    <w:rsid w:val="00ED1ADE"/>
    <w:rsid w:val="00ED5218"/>
    <w:rsid w:val="00ED618B"/>
    <w:rsid w:val="00ED73FB"/>
    <w:rsid w:val="00EE29DF"/>
    <w:rsid w:val="00EE4E1F"/>
    <w:rsid w:val="00EE50E1"/>
    <w:rsid w:val="00EE552E"/>
    <w:rsid w:val="00EE6AF1"/>
    <w:rsid w:val="00EE6E1F"/>
    <w:rsid w:val="00EE7880"/>
    <w:rsid w:val="00EF02B6"/>
    <w:rsid w:val="00EF0708"/>
    <w:rsid w:val="00EF0A1C"/>
    <w:rsid w:val="00EF11AC"/>
    <w:rsid w:val="00EF286F"/>
    <w:rsid w:val="00EF64B3"/>
    <w:rsid w:val="00EF6A87"/>
    <w:rsid w:val="00F02469"/>
    <w:rsid w:val="00F02D16"/>
    <w:rsid w:val="00F03428"/>
    <w:rsid w:val="00F036CE"/>
    <w:rsid w:val="00F03C16"/>
    <w:rsid w:val="00F0573C"/>
    <w:rsid w:val="00F07354"/>
    <w:rsid w:val="00F10505"/>
    <w:rsid w:val="00F106BC"/>
    <w:rsid w:val="00F11691"/>
    <w:rsid w:val="00F12962"/>
    <w:rsid w:val="00F13A99"/>
    <w:rsid w:val="00F14423"/>
    <w:rsid w:val="00F14D49"/>
    <w:rsid w:val="00F158FC"/>
    <w:rsid w:val="00F15919"/>
    <w:rsid w:val="00F1605B"/>
    <w:rsid w:val="00F16CD2"/>
    <w:rsid w:val="00F16DE2"/>
    <w:rsid w:val="00F20236"/>
    <w:rsid w:val="00F20752"/>
    <w:rsid w:val="00F20CE9"/>
    <w:rsid w:val="00F21BDB"/>
    <w:rsid w:val="00F22999"/>
    <w:rsid w:val="00F2360F"/>
    <w:rsid w:val="00F237D2"/>
    <w:rsid w:val="00F2535E"/>
    <w:rsid w:val="00F25372"/>
    <w:rsid w:val="00F25740"/>
    <w:rsid w:val="00F25F4C"/>
    <w:rsid w:val="00F260C9"/>
    <w:rsid w:val="00F26898"/>
    <w:rsid w:val="00F26A5D"/>
    <w:rsid w:val="00F270CE"/>
    <w:rsid w:val="00F2746E"/>
    <w:rsid w:val="00F2776A"/>
    <w:rsid w:val="00F30AD6"/>
    <w:rsid w:val="00F313FD"/>
    <w:rsid w:val="00F314E8"/>
    <w:rsid w:val="00F319F7"/>
    <w:rsid w:val="00F31FC3"/>
    <w:rsid w:val="00F329FD"/>
    <w:rsid w:val="00F33853"/>
    <w:rsid w:val="00F34A46"/>
    <w:rsid w:val="00F35027"/>
    <w:rsid w:val="00F36E71"/>
    <w:rsid w:val="00F37374"/>
    <w:rsid w:val="00F377DD"/>
    <w:rsid w:val="00F37CFB"/>
    <w:rsid w:val="00F37D18"/>
    <w:rsid w:val="00F40FB1"/>
    <w:rsid w:val="00F419A5"/>
    <w:rsid w:val="00F41BB7"/>
    <w:rsid w:val="00F46E37"/>
    <w:rsid w:val="00F46ED3"/>
    <w:rsid w:val="00F47972"/>
    <w:rsid w:val="00F50645"/>
    <w:rsid w:val="00F50AFA"/>
    <w:rsid w:val="00F512C0"/>
    <w:rsid w:val="00F52A99"/>
    <w:rsid w:val="00F53B91"/>
    <w:rsid w:val="00F54A24"/>
    <w:rsid w:val="00F56079"/>
    <w:rsid w:val="00F566D2"/>
    <w:rsid w:val="00F5683D"/>
    <w:rsid w:val="00F57B69"/>
    <w:rsid w:val="00F60019"/>
    <w:rsid w:val="00F60698"/>
    <w:rsid w:val="00F607F0"/>
    <w:rsid w:val="00F610CC"/>
    <w:rsid w:val="00F61219"/>
    <w:rsid w:val="00F658D3"/>
    <w:rsid w:val="00F65C24"/>
    <w:rsid w:val="00F65DCE"/>
    <w:rsid w:val="00F661FA"/>
    <w:rsid w:val="00F6707B"/>
    <w:rsid w:val="00F70788"/>
    <w:rsid w:val="00F714CE"/>
    <w:rsid w:val="00F71A37"/>
    <w:rsid w:val="00F72CFC"/>
    <w:rsid w:val="00F733B2"/>
    <w:rsid w:val="00F73459"/>
    <w:rsid w:val="00F7553B"/>
    <w:rsid w:val="00F807C4"/>
    <w:rsid w:val="00F815C7"/>
    <w:rsid w:val="00F827DD"/>
    <w:rsid w:val="00F83235"/>
    <w:rsid w:val="00F84173"/>
    <w:rsid w:val="00F84A0A"/>
    <w:rsid w:val="00F851E0"/>
    <w:rsid w:val="00F85BA9"/>
    <w:rsid w:val="00F85C77"/>
    <w:rsid w:val="00F85E2F"/>
    <w:rsid w:val="00F8609E"/>
    <w:rsid w:val="00F874F2"/>
    <w:rsid w:val="00F91728"/>
    <w:rsid w:val="00F92996"/>
    <w:rsid w:val="00F93B04"/>
    <w:rsid w:val="00F93CCA"/>
    <w:rsid w:val="00F956F5"/>
    <w:rsid w:val="00F96A0F"/>
    <w:rsid w:val="00F96AE0"/>
    <w:rsid w:val="00F97671"/>
    <w:rsid w:val="00FA21B0"/>
    <w:rsid w:val="00FA30DE"/>
    <w:rsid w:val="00FA3748"/>
    <w:rsid w:val="00FA3DF0"/>
    <w:rsid w:val="00FA5FE7"/>
    <w:rsid w:val="00FA6BB5"/>
    <w:rsid w:val="00FA7067"/>
    <w:rsid w:val="00FB0A79"/>
    <w:rsid w:val="00FB11AB"/>
    <w:rsid w:val="00FB11BE"/>
    <w:rsid w:val="00FB18F0"/>
    <w:rsid w:val="00FB275E"/>
    <w:rsid w:val="00FB2949"/>
    <w:rsid w:val="00FB2C8F"/>
    <w:rsid w:val="00FB3631"/>
    <w:rsid w:val="00FB37DA"/>
    <w:rsid w:val="00FB3CE5"/>
    <w:rsid w:val="00FB476E"/>
    <w:rsid w:val="00FB6713"/>
    <w:rsid w:val="00FB6756"/>
    <w:rsid w:val="00FB7F3B"/>
    <w:rsid w:val="00FC00D0"/>
    <w:rsid w:val="00FC3B2C"/>
    <w:rsid w:val="00FC44A7"/>
    <w:rsid w:val="00FC5157"/>
    <w:rsid w:val="00FC56F8"/>
    <w:rsid w:val="00FC6054"/>
    <w:rsid w:val="00FC61BB"/>
    <w:rsid w:val="00FC6533"/>
    <w:rsid w:val="00FC7508"/>
    <w:rsid w:val="00FC75FB"/>
    <w:rsid w:val="00FC7716"/>
    <w:rsid w:val="00FC7DF9"/>
    <w:rsid w:val="00FD0258"/>
    <w:rsid w:val="00FD028B"/>
    <w:rsid w:val="00FD2452"/>
    <w:rsid w:val="00FD448A"/>
    <w:rsid w:val="00FD4F2F"/>
    <w:rsid w:val="00FE06EA"/>
    <w:rsid w:val="00FE0A46"/>
    <w:rsid w:val="00FE0D26"/>
    <w:rsid w:val="00FE2AE7"/>
    <w:rsid w:val="00FE2F12"/>
    <w:rsid w:val="00FE34B2"/>
    <w:rsid w:val="00FE67DD"/>
    <w:rsid w:val="00FF0E58"/>
    <w:rsid w:val="00FF20FD"/>
    <w:rsid w:val="00FF3F3C"/>
    <w:rsid w:val="00FF4F2F"/>
    <w:rsid w:val="00FF57E8"/>
    <w:rsid w:val="00FF59E0"/>
    <w:rsid w:val="00FF6043"/>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5AAE3"/>
  <w15:chartTrackingRefBased/>
  <w15:docId w15:val="{2787F044-8561-43CC-BFE9-69D795A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13A"/>
    <w:pPr>
      <w:ind w:left="720"/>
      <w:contextualSpacing/>
    </w:pPr>
  </w:style>
  <w:style w:type="paragraph" w:styleId="Header">
    <w:name w:val="header"/>
    <w:basedOn w:val="Normal"/>
    <w:link w:val="HeaderChar"/>
    <w:uiPriority w:val="99"/>
    <w:unhideWhenUsed/>
    <w:rsid w:val="00AC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A6"/>
  </w:style>
  <w:style w:type="paragraph" w:styleId="Footer">
    <w:name w:val="footer"/>
    <w:basedOn w:val="Normal"/>
    <w:link w:val="FooterChar"/>
    <w:uiPriority w:val="99"/>
    <w:unhideWhenUsed/>
    <w:rsid w:val="00AC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A6"/>
  </w:style>
  <w:style w:type="character" w:styleId="CommentReference">
    <w:name w:val="annotation reference"/>
    <w:basedOn w:val="DefaultParagraphFont"/>
    <w:uiPriority w:val="99"/>
    <w:semiHidden/>
    <w:unhideWhenUsed/>
    <w:rsid w:val="00BE491F"/>
    <w:rPr>
      <w:sz w:val="16"/>
      <w:szCs w:val="16"/>
    </w:rPr>
  </w:style>
  <w:style w:type="paragraph" w:styleId="CommentText">
    <w:name w:val="annotation text"/>
    <w:basedOn w:val="Normal"/>
    <w:link w:val="CommentTextChar"/>
    <w:uiPriority w:val="99"/>
    <w:semiHidden/>
    <w:unhideWhenUsed/>
    <w:rsid w:val="00BE491F"/>
    <w:pPr>
      <w:spacing w:line="240" w:lineRule="auto"/>
    </w:pPr>
    <w:rPr>
      <w:sz w:val="20"/>
      <w:szCs w:val="20"/>
    </w:rPr>
  </w:style>
  <w:style w:type="character" w:customStyle="1" w:styleId="CommentTextChar">
    <w:name w:val="Comment Text Char"/>
    <w:basedOn w:val="DefaultParagraphFont"/>
    <w:link w:val="CommentText"/>
    <w:uiPriority w:val="99"/>
    <w:semiHidden/>
    <w:rsid w:val="00BE491F"/>
    <w:rPr>
      <w:sz w:val="20"/>
      <w:szCs w:val="20"/>
    </w:rPr>
  </w:style>
  <w:style w:type="paragraph" w:styleId="CommentSubject">
    <w:name w:val="annotation subject"/>
    <w:basedOn w:val="CommentText"/>
    <w:next w:val="CommentText"/>
    <w:link w:val="CommentSubjectChar"/>
    <w:uiPriority w:val="99"/>
    <w:semiHidden/>
    <w:unhideWhenUsed/>
    <w:rsid w:val="00BE491F"/>
    <w:rPr>
      <w:b/>
      <w:bCs/>
    </w:rPr>
  </w:style>
  <w:style w:type="character" w:customStyle="1" w:styleId="CommentSubjectChar">
    <w:name w:val="Comment Subject Char"/>
    <w:basedOn w:val="CommentTextChar"/>
    <w:link w:val="CommentSubject"/>
    <w:uiPriority w:val="99"/>
    <w:semiHidden/>
    <w:rsid w:val="00BE491F"/>
    <w:rPr>
      <w:b/>
      <w:bCs/>
      <w:sz w:val="20"/>
      <w:szCs w:val="20"/>
    </w:rPr>
  </w:style>
  <w:style w:type="paragraph" w:styleId="BalloonText">
    <w:name w:val="Balloon Text"/>
    <w:basedOn w:val="Normal"/>
    <w:link w:val="BalloonTextChar"/>
    <w:uiPriority w:val="99"/>
    <w:semiHidden/>
    <w:unhideWhenUsed/>
    <w:rsid w:val="00BE4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91F"/>
    <w:rPr>
      <w:rFonts w:ascii="Segoe UI" w:hAnsi="Segoe UI" w:cs="Segoe UI"/>
      <w:sz w:val="18"/>
      <w:szCs w:val="18"/>
    </w:rPr>
  </w:style>
  <w:style w:type="character" w:styleId="PlaceholderText">
    <w:name w:val="Placeholder Text"/>
    <w:basedOn w:val="DefaultParagraphFont"/>
    <w:uiPriority w:val="99"/>
    <w:semiHidden/>
    <w:rsid w:val="008354DC"/>
    <w:rPr>
      <w:color w:val="808080"/>
    </w:rPr>
  </w:style>
  <w:style w:type="paragraph" w:styleId="NormalWeb">
    <w:name w:val="Normal (Web)"/>
    <w:basedOn w:val="Normal"/>
    <w:uiPriority w:val="99"/>
    <w:unhideWhenUsed/>
    <w:rsid w:val="00305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C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5226">
      <w:bodyDiv w:val="1"/>
      <w:marLeft w:val="0"/>
      <w:marRight w:val="0"/>
      <w:marTop w:val="0"/>
      <w:marBottom w:val="0"/>
      <w:divBdr>
        <w:top w:val="none" w:sz="0" w:space="0" w:color="auto"/>
        <w:left w:val="none" w:sz="0" w:space="0" w:color="auto"/>
        <w:bottom w:val="none" w:sz="0" w:space="0" w:color="auto"/>
        <w:right w:val="none" w:sz="0" w:space="0" w:color="auto"/>
      </w:divBdr>
    </w:div>
    <w:div w:id="221327527">
      <w:bodyDiv w:val="1"/>
      <w:marLeft w:val="0"/>
      <w:marRight w:val="0"/>
      <w:marTop w:val="0"/>
      <w:marBottom w:val="0"/>
      <w:divBdr>
        <w:top w:val="none" w:sz="0" w:space="0" w:color="auto"/>
        <w:left w:val="none" w:sz="0" w:space="0" w:color="auto"/>
        <w:bottom w:val="none" w:sz="0" w:space="0" w:color="auto"/>
        <w:right w:val="none" w:sz="0" w:space="0" w:color="auto"/>
      </w:divBdr>
    </w:div>
    <w:div w:id="285163851">
      <w:bodyDiv w:val="1"/>
      <w:marLeft w:val="0"/>
      <w:marRight w:val="0"/>
      <w:marTop w:val="0"/>
      <w:marBottom w:val="0"/>
      <w:divBdr>
        <w:top w:val="none" w:sz="0" w:space="0" w:color="auto"/>
        <w:left w:val="none" w:sz="0" w:space="0" w:color="auto"/>
        <w:bottom w:val="none" w:sz="0" w:space="0" w:color="auto"/>
        <w:right w:val="none" w:sz="0" w:space="0" w:color="auto"/>
      </w:divBdr>
    </w:div>
    <w:div w:id="587689335">
      <w:bodyDiv w:val="1"/>
      <w:marLeft w:val="0"/>
      <w:marRight w:val="0"/>
      <w:marTop w:val="0"/>
      <w:marBottom w:val="0"/>
      <w:divBdr>
        <w:top w:val="none" w:sz="0" w:space="0" w:color="auto"/>
        <w:left w:val="none" w:sz="0" w:space="0" w:color="auto"/>
        <w:bottom w:val="none" w:sz="0" w:space="0" w:color="auto"/>
        <w:right w:val="none" w:sz="0" w:space="0" w:color="auto"/>
      </w:divBdr>
    </w:div>
    <w:div w:id="596333017">
      <w:bodyDiv w:val="1"/>
      <w:marLeft w:val="0"/>
      <w:marRight w:val="0"/>
      <w:marTop w:val="0"/>
      <w:marBottom w:val="0"/>
      <w:divBdr>
        <w:top w:val="none" w:sz="0" w:space="0" w:color="auto"/>
        <w:left w:val="none" w:sz="0" w:space="0" w:color="auto"/>
        <w:bottom w:val="none" w:sz="0" w:space="0" w:color="auto"/>
        <w:right w:val="none" w:sz="0" w:space="0" w:color="auto"/>
      </w:divBdr>
    </w:div>
    <w:div w:id="739207569">
      <w:bodyDiv w:val="1"/>
      <w:marLeft w:val="0"/>
      <w:marRight w:val="0"/>
      <w:marTop w:val="0"/>
      <w:marBottom w:val="0"/>
      <w:divBdr>
        <w:top w:val="none" w:sz="0" w:space="0" w:color="auto"/>
        <w:left w:val="none" w:sz="0" w:space="0" w:color="auto"/>
        <w:bottom w:val="none" w:sz="0" w:space="0" w:color="auto"/>
        <w:right w:val="none" w:sz="0" w:space="0" w:color="auto"/>
      </w:divBdr>
      <w:divsChild>
        <w:div w:id="236788826">
          <w:marLeft w:val="0"/>
          <w:marRight w:val="0"/>
          <w:marTop w:val="0"/>
          <w:marBottom w:val="0"/>
          <w:divBdr>
            <w:top w:val="none" w:sz="0" w:space="0" w:color="auto"/>
            <w:left w:val="none" w:sz="0" w:space="0" w:color="auto"/>
            <w:bottom w:val="none" w:sz="0" w:space="0" w:color="auto"/>
            <w:right w:val="none" w:sz="0" w:space="0" w:color="auto"/>
          </w:divBdr>
          <w:divsChild>
            <w:div w:id="1710036146">
              <w:marLeft w:val="0"/>
              <w:marRight w:val="0"/>
              <w:marTop w:val="0"/>
              <w:marBottom w:val="0"/>
              <w:divBdr>
                <w:top w:val="none" w:sz="0" w:space="0" w:color="auto"/>
                <w:left w:val="none" w:sz="0" w:space="0" w:color="auto"/>
                <w:bottom w:val="single" w:sz="6" w:space="0" w:color="CCCCCC"/>
                <w:right w:val="none" w:sz="0" w:space="0" w:color="auto"/>
              </w:divBdr>
              <w:divsChild>
                <w:div w:id="80880161">
                  <w:marLeft w:val="0"/>
                  <w:marRight w:val="0"/>
                  <w:marTop w:val="0"/>
                  <w:marBottom w:val="0"/>
                  <w:divBdr>
                    <w:top w:val="none" w:sz="0" w:space="0" w:color="auto"/>
                    <w:left w:val="none" w:sz="0" w:space="0" w:color="auto"/>
                    <w:bottom w:val="none" w:sz="0" w:space="0" w:color="auto"/>
                    <w:right w:val="none" w:sz="0" w:space="0" w:color="auto"/>
                  </w:divBdr>
                  <w:divsChild>
                    <w:div w:id="19287777">
                      <w:marLeft w:val="0"/>
                      <w:marRight w:val="0"/>
                      <w:marTop w:val="0"/>
                      <w:marBottom w:val="0"/>
                      <w:divBdr>
                        <w:top w:val="none" w:sz="0" w:space="0" w:color="auto"/>
                        <w:left w:val="none" w:sz="0" w:space="0" w:color="auto"/>
                        <w:bottom w:val="none" w:sz="0" w:space="0" w:color="auto"/>
                        <w:right w:val="none" w:sz="0" w:space="0" w:color="auto"/>
                      </w:divBdr>
                    </w:div>
                    <w:div w:id="37976805">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87846578">
                      <w:marLeft w:val="0"/>
                      <w:marRight w:val="0"/>
                      <w:marTop w:val="0"/>
                      <w:marBottom w:val="0"/>
                      <w:divBdr>
                        <w:top w:val="none" w:sz="0" w:space="0" w:color="auto"/>
                        <w:left w:val="none" w:sz="0" w:space="0" w:color="auto"/>
                        <w:bottom w:val="none" w:sz="0" w:space="0" w:color="auto"/>
                        <w:right w:val="none" w:sz="0" w:space="0" w:color="auto"/>
                      </w:divBdr>
                    </w:div>
                    <w:div w:id="155541410">
                      <w:marLeft w:val="0"/>
                      <w:marRight w:val="0"/>
                      <w:marTop w:val="0"/>
                      <w:marBottom w:val="0"/>
                      <w:divBdr>
                        <w:top w:val="none" w:sz="0" w:space="0" w:color="auto"/>
                        <w:left w:val="none" w:sz="0" w:space="0" w:color="auto"/>
                        <w:bottom w:val="none" w:sz="0" w:space="0" w:color="auto"/>
                        <w:right w:val="none" w:sz="0" w:space="0" w:color="auto"/>
                      </w:divBdr>
                    </w:div>
                    <w:div w:id="163861926">
                      <w:marLeft w:val="0"/>
                      <w:marRight w:val="0"/>
                      <w:marTop w:val="0"/>
                      <w:marBottom w:val="0"/>
                      <w:divBdr>
                        <w:top w:val="none" w:sz="0" w:space="0" w:color="auto"/>
                        <w:left w:val="none" w:sz="0" w:space="0" w:color="auto"/>
                        <w:bottom w:val="none" w:sz="0" w:space="0" w:color="auto"/>
                        <w:right w:val="none" w:sz="0" w:space="0" w:color="auto"/>
                      </w:divBdr>
                    </w:div>
                    <w:div w:id="201213238">
                      <w:marLeft w:val="0"/>
                      <w:marRight w:val="0"/>
                      <w:marTop w:val="0"/>
                      <w:marBottom w:val="0"/>
                      <w:divBdr>
                        <w:top w:val="none" w:sz="0" w:space="0" w:color="auto"/>
                        <w:left w:val="none" w:sz="0" w:space="0" w:color="auto"/>
                        <w:bottom w:val="none" w:sz="0" w:space="0" w:color="auto"/>
                        <w:right w:val="none" w:sz="0" w:space="0" w:color="auto"/>
                      </w:divBdr>
                    </w:div>
                    <w:div w:id="265700330">
                      <w:marLeft w:val="0"/>
                      <w:marRight w:val="0"/>
                      <w:marTop w:val="0"/>
                      <w:marBottom w:val="0"/>
                      <w:divBdr>
                        <w:top w:val="none" w:sz="0" w:space="0" w:color="auto"/>
                        <w:left w:val="none" w:sz="0" w:space="0" w:color="auto"/>
                        <w:bottom w:val="none" w:sz="0" w:space="0" w:color="auto"/>
                        <w:right w:val="none" w:sz="0" w:space="0" w:color="auto"/>
                      </w:divBdr>
                    </w:div>
                    <w:div w:id="310646974">
                      <w:marLeft w:val="0"/>
                      <w:marRight w:val="0"/>
                      <w:marTop w:val="0"/>
                      <w:marBottom w:val="0"/>
                      <w:divBdr>
                        <w:top w:val="none" w:sz="0" w:space="0" w:color="auto"/>
                        <w:left w:val="none" w:sz="0" w:space="0" w:color="auto"/>
                        <w:bottom w:val="none" w:sz="0" w:space="0" w:color="auto"/>
                        <w:right w:val="none" w:sz="0" w:space="0" w:color="auto"/>
                      </w:divBdr>
                    </w:div>
                    <w:div w:id="324405916">
                      <w:marLeft w:val="0"/>
                      <w:marRight w:val="0"/>
                      <w:marTop w:val="0"/>
                      <w:marBottom w:val="0"/>
                      <w:divBdr>
                        <w:top w:val="none" w:sz="0" w:space="0" w:color="auto"/>
                        <w:left w:val="none" w:sz="0" w:space="0" w:color="auto"/>
                        <w:bottom w:val="none" w:sz="0" w:space="0" w:color="auto"/>
                        <w:right w:val="none" w:sz="0" w:space="0" w:color="auto"/>
                      </w:divBdr>
                    </w:div>
                    <w:div w:id="360059268">
                      <w:marLeft w:val="0"/>
                      <w:marRight w:val="0"/>
                      <w:marTop w:val="0"/>
                      <w:marBottom w:val="0"/>
                      <w:divBdr>
                        <w:top w:val="none" w:sz="0" w:space="0" w:color="auto"/>
                        <w:left w:val="none" w:sz="0" w:space="0" w:color="auto"/>
                        <w:bottom w:val="none" w:sz="0" w:space="0" w:color="auto"/>
                        <w:right w:val="none" w:sz="0" w:space="0" w:color="auto"/>
                      </w:divBdr>
                    </w:div>
                    <w:div w:id="389228321">
                      <w:marLeft w:val="0"/>
                      <w:marRight w:val="0"/>
                      <w:marTop w:val="0"/>
                      <w:marBottom w:val="0"/>
                      <w:divBdr>
                        <w:top w:val="none" w:sz="0" w:space="0" w:color="auto"/>
                        <w:left w:val="none" w:sz="0" w:space="0" w:color="auto"/>
                        <w:bottom w:val="none" w:sz="0" w:space="0" w:color="auto"/>
                        <w:right w:val="none" w:sz="0" w:space="0" w:color="auto"/>
                      </w:divBdr>
                    </w:div>
                    <w:div w:id="509217569">
                      <w:marLeft w:val="0"/>
                      <w:marRight w:val="0"/>
                      <w:marTop w:val="0"/>
                      <w:marBottom w:val="0"/>
                      <w:divBdr>
                        <w:top w:val="none" w:sz="0" w:space="0" w:color="auto"/>
                        <w:left w:val="none" w:sz="0" w:space="0" w:color="auto"/>
                        <w:bottom w:val="none" w:sz="0" w:space="0" w:color="auto"/>
                        <w:right w:val="none" w:sz="0" w:space="0" w:color="auto"/>
                      </w:divBdr>
                    </w:div>
                    <w:div w:id="666400176">
                      <w:marLeft w:val="0"/>
                      <w:marRight w:val="0"/>
                      <w:marTop w:val="0"/>
                      <w:marBottom w:val="0"/>
                      <w:divBdr>
                        <w:top w:val="none" w:sz="0" w:space="0" w:color="auto"/>
                        <w:left w:val="none" w:sz="0" w:space="0" w:color="auto"/>
                        <w:bottom w:val="none" w:sz="0" w:space="0" w:color="auto"/>
                        <w:right w:val="none" w:sz="0" w:space="0" w:color="auto"/>
                      </w:divBdr>
                    </w:div>
                    <w:div w:id="680939108">
                      <w:marLeft w:val="0"/>
                      <w:marRight w:val="0"/>
                      <w:marTop w:val="0"/>
                      <w:marBottom w:val="0"/>
                      <w:divBdr>
                        <w:top w:val="none" w:sz="0" w:space="0" w:color="auto"/>
                        <w:left w:val="none" w:sz="0" w:space="0" w:color="auto"/>
                        <w:bottom w:val="none" w:sz="0" w:space="0" w:color="auto"/>
                        <w:right w:val="none" w:sz="0" w:space="0" w:color="auto"/>
                      </w:divBdr>
                    </w:div>
                    <w:div w:id="708411191">
                      <w:marLeft w:val="0"/>
                      <w:marRight w:val="0"/>
                      <w:marTop w:val="0"/>
                      <w:marBottom w:val="0"/>
                      <w:divBdr>
                        <w:top w:val="none" w:sz="0" w:space="0" w:color="auto"/>
                        <w:left w:val="none" w:sz="0" w:space="0" w:color="auto"/>
                        <w:bottom w:val="none" w:sz="0" w:space="0" w:color="auto"/>
                        <w:right w:val="none" w:sz="0" w:space="0" w:color="auto"/>
                      </w:divBdr>
                    </w:div>
                    <w:div w:id="761413961">
                      <w:marLeft w:val="0"/>
                      <w:marRight w:val="0"/>
                      <w:marTop w:val="0"/>
                      <w:marBottom w:val="0"/>
                      <w:divBdr>
                        <w:top w:val="none" w:sz="0" w:space="0" w:color="auto"/>
                        <w:left w:val="none" w:sz="0" w:space="0" w:color="auto"/>
                        <w:bottom w:val="none" w:sz="0" w:space="0" w:color="auto"/>
                        <w:right w:val="none" w:sz="0" w:space="0" w:color="auto"/>
                      </w:divBdr>
                    </w:div>
                    <w:div w:id="840395467">
                      <w:marLeft w:val="0"/>
                      <w:marRight w:val="0"/>
                      <w:marTop w:val="0"/>
                      <w:marBottom w:val="0"/>
                      <w:divBdr>
                        <w:top w:val="none" w:sz="0" w:space="0" w:color="auto"/>
                        <w:left w:val="none" w:sz="0" w:space="0" w:color="auto"/>
                        <w:bottom w:val="none" w:sz="0" w:space="0" w:color="auto"/>
                        <w:right w:val="none" w:sz="0" w:space="0" w:color="auto"/>
                      </w:divBdr>
                    </w:div>
                    <w:div w:id="889879824">
                      <w:marLeft w:val="0"/>
                      <w:marRight w:val="0"/>
                      <w:marTop w:val="0"/>
                      <w:marBottom w:val="0"/>
                      <w:divBdr>
                        <w:top w:val="none" w:sz="0" w:space="0" w:color="auto"/>
                        <w:left w:val="none" w:sz="0" w:space="0" w:color="auto"/>
                        <w:bottom w:val="none" w:sz="0" w:space="0" w:color="auto"/>
                        <w:right w:val="none" w:sz="0" w:space="0" w:color="auto"/>
                      </w:divBdr>
                    </w:div>
                    <w:div w:id="954826616">
                      <w:marLeft w:val="0"/>
                      <w:marRight w:val="0"/>
                      <w:marTop w:val="0"/>
                      <w:marBottom w:val="0"/>
                      <w:divBdr>
                        <w:top w:val="none" w:sz="0" w:space="0" w:color="auto"/>
                        <w:left w:val="none" w:sz="0" w:space="0" w:color="auto"/>
                        <w:bottom w:val="none" w:sz="0" w:space="0" w:color="auto"/>
                        <w:right w:val="none" w:sz="0" w:space="0" w:color="auto"/>
                      </w:divBdr>
                    </w:div>
                    <w:div w:id="1087507003">
                      <w:marLeft w:val="0"/>
                      <w:marRight w:val="0"/>
                      <w:marTop w:val="0"/>
                      <w:marBottom w:val="0"/>
                      <w:divBdr>
                        <w:top w:val="none" w:sz="0" w:space="0" w:color="auto"/>
                        <w:left w:val="none" w:sz="0" w:space="0" w:color="auto"/>
                        <w:bottom w:val="none" w:sz="0" w:space="0" w:color="auto"/>
                        <w:right w:val="none" w:sz="0" w:space="0" w:color="auto"/>
                      </w:divBdr>
                    </w:div>
                    <w:div w:id="1126122836">
                      <w:marLeft w:val="0"/>
                      <w:marRight w:val="0"/>
                      <w:marTop w:val="0"/>
                      <w:marBottom w:val="0"/>
                      <w:divBdr>
                        <w:top w:val="none" w:sz="0" w:space="0" w:color="auto"/>
                        <w:left w:val="none" w:sz="0" w:space="0" w:color="auto"/>
                        <w:bottom w:val="none" w:sz="0" w:space="0" w:color="auto"/>
                        <w:right w:val="none" w:sz="0" w:space="0" w:color="auto"/>
                      </w:divBdr>
                    </w:div>
                    <w:div w:id="1157379117">
                      <w:marLeft w:val="0"/>
                      <w:marRight w:val="0"/>
                      <w:marTop w:val="0"/>
                      <w:marBottom w:val="0"/>
                      <w:divBdr>
                        <w:top w:val="none" w:sz="0" w:space="0" w:color="auto"/>
                        <w:left w:val="none" w:sz="0" w:space="0" w:color="auto"/>
                        <w:bottom w:val="none" w:sz="0" w:space="0" w:color="auto"/>
                        <w:right w:val="none" w:sz="0" w:space="0" w:color="auto"/>
                      </w:divBdr>
                    </w:div>
                    <w:div w:id="1171070406">
                      <w:marLeft w:val="0"/>
                      <w:marRight w:val="0"/>
                      <w:marTop w:val="0"/>
                      <w:marBottom w:val="0"/>
                      <w:divBdr>
                        <w:top w:val="none" w:sz="0" w:space="0" w:color="auto"/>
                        <w:left w:val="none" w:sz="0" w:space="0" w:color="auto"/>
                        <w:bottom w:val="none" w:sz="0" w:space="0" w:color="auto"/>
                        <w:right w:val="none" w:sz="0" w:space="0" w:color="auto"/>
                      </w:divBdr>
                    </w:div>
                    <w:div w:id="1177115830">
                      <w:marLeft w:val="0"/>
                      <w:marRight w:val="0"/>
                      <w:marTop w:val="0"/>
                      <w:marBottom w:val="0"/>
                      <w:divBdr>
                        <w:top w:val="none" w:sz="0" w:space="0" w:color="auto"/>
                        <w:left w:val="none" w:sz="0" w:space="0" w:color="auto"/>
                        <w:bottom w:val="none" w:sz="0" w:space="0" w:color="auto"/>
                        <w:right w:val="none" w:sz="0" w:space="0" w:color="auto"/>
                      </w:divBdr>
                    </w:div>
                    <w:div w:id="1181820499">
                      <w:marLeft w:val="0"/>
                      <w:marRight w:val="0"/>
                      <w:marTop w:val="0"/>
                      <w:marBottom w:val="0"/>
                      <w:divBdr>
                        <w:top w:val="none" w:sz="0" w:space="0" w:color="auto"/>
                        <w:left w:val="none" w:sz="0" w:space="0" w:color="auto"/>
                        <w:bottom w:val="none" w:sz="0" w:space="0" w:color="auto"/>
                        <w:right w:val="none" w:sz="0" w:space="0" w:color="auto"/>
                      </w:divBdr>
                    </w:div>
                    <w:div w:id="1205406014">
                      <w:marLeft w:val="0"/>
                      <w:marRight w:val="0"/>
                      <w:marTop w:val="0"/>
                      <w:marBottom w:val="0"/>
                      <w:divBdr>
                        <w:top w:val="none" w:sz="0" w:space="0" w:color="auto"/>
                        <w:left w:val="none" w:sz="0" w:space="0" w:color="auto"/>
                        <w:bottom w:val="none" w:sz="0" w:space="0" w:color="auto"/>
                        <w:right w:val="none" w:sz="0" w:space="0" w:color="auto"/>
                      </w:divBdr>
                    </w:div>
                    <w:div w:id="1445421821">
                      <w:marLeft w:val="0"/>
                      <w:marRight w:val="0"/>
                      <w:marTop w:val="0"/>
                      <w:marBottom w:val="0"/>
                      <w:divBdr>
                        <w:top w:val="none" w:sz="0" w:space="0" w:color="auto"/>
                        <w:left w:val="none" w:sz="0" w:space="0" w:color="auto"/>
                        <w:bottom w:val="none" w:sz="0" w:space="0" w:color="auto"/>
                        <w:right w:val="none" w:sz="0" w:space="0" w:color="auto"/>
                      </w:divBdr>
                    </w:div>
                    <w:div w:id="1481733704">
                      <w:marLeft w:val="0"/>
                      <w:marRight w:val="0"/>
                      <w:marTop w:val="0"/>
                      <w:marBottom w:val="0"/>
                      <w:divBdr>
                        <w:top w:val="none" w:sz="0" w:space="0" w:color="auto"/>
                        <w:left w:val="none" w:sz="0" w:space="0" w:color="auto"/>
                        <w:bottom w:val="none" w:sz="0" w:space="0" w:color="auto"/>
                        <w:right w:val="none" w:sz="0" w:space="0" w:color="auto"/>
                      </w:divBdr>
                    </w:div>
                    <w:div w:id="1579707736">
                      <w:marLeft w:val="0"/>
                      <w:marRight w:val="0"/>
                      <w:marTop w:val="0"/>
                      <w:marBottom w:val="0"/>
                      <w:divBdr>
                        <w:top w:val="none" w:sz="0" w:space="0" w:color="auto"/>
                        <w:left w:val="none" w:sz="0" w:space="0" w:color="auto"/>
                        <w:bottom w:val="none" w:sz="0" w:space="0" w:color="auto"/>
                        <w:right w:val="none" w:sz="0" w:space="0" w:color="auto"/>
                      </w:divBdr>
                    </w:div>
                    <w:div w:id="1588153079">
                      <w:marLeft w:val="0"/>
                      <w:marRight w:val="0"/>
                      <w:marTop w:val="0"/>
                      <w:marBottom w:val="0"/>
                      <w:divBdr>
                        <w:top w:val="none" w:sz="0" w:space="0" w:color="auto"/>
                        <w:left w:val="none" w:sz="0" w:space="0" w:color="auto"/>
                        <w:bottom w:val="none" w:sz="0" w:space="0" w:color="auto"/>
                        <w:right w:val="none" w:sz="0" w:space="0" w:color="auto"/>
                      </w:divBdr>
                    </w:div>
                    <w:div w:id="1610816403">
                      <w:marLeft w:val="0"/>
                      <w:marRight w:val="0"/>
                      <w:marTop w:val="0"/>
                      <w:marBottom w:val="0"/>
                      <w:divBdr>
                        <w:top w:val="none" w:sz="0" w:space="0" w:color="auto"/>
                        <w:left w:val="none" w:sz="0" w:space="0" w:color="auto"/>
                        <w:bottom w:val="none" w:sz="0" w:space="0" w:color="auto"/>
                        <w:right w:val="none" w:sz="0" w:space="0" w:color="auto"/>
                      </w:divBdr>
                    </w:div>
                    <w:div w:id="1725835959">
                      <w:marLeft w:val="0"/>
                      <w:marRight w:val="0"/>
                      <w:marTop w:val="0"/>
                      <w:marBottom w:val="0"/>
                      <w:divBdr>
                        <w:top w:val="none" w:sz="0" w:space="0" w:color="auto"/>
                        <w:left w:val="none" w:sz="0" w:space="0" w:color="auto"/>
                        <w:bottom w:val="none" w:sz="0" w:space="0" w:color="auto"/>
                        <w:right w:val="none" w:sz="0" w:space="0" w:color="auto"/>
                      </w:divBdr>
                    </w:div>
                    <w:div w:id="1912931475">
                      <w:marLeft w:val="0"/>
                      <w:marRight w:val="0"/>
                      <w:marTop w:val="0"/>
                      <w:marBottom w:val="0"/>
                      <w:divBdr>
                        <w:top w:val="none" w:sz="0" w:space="0" w:color="auto"/>
                        <w:left w:val="none" w:sz="0" w:space="0" w:color="auto"/>
                        <w:bottom w:val="none" w:sz="0" w:space="0" w:color="auto"/>
                        <w:right w:val="none" w:sz="0" w:space="0" w:color="auto"/>
                      </w:divBdr>
                    </w:div>
                    <w:div w:id="1955823296">
                      <w:marLeft w:val="0"/>
                      <w:marRight w:val="0"/>
                      <w:marTop w:val="0"/>
                      <w:marBottom w:val="0"/>
                      <w:divBdr>
                        <w:top w:val="none" w:sz="0" w:space="0" w:color="auto"/>
                        <w:left w:val="none" w:sz="0" w:space="0" w:color="auto"/>
                        <w:bottom w:val="none" w:sz="0" w:space="0" w:color="auto"/>
                        <w:right w:val="none" w:sz="0" w:space="0" w:color="auto"/>
                      </w:divBdr>
                    </w:div>
                    <w:div w:id="2034529879">
                      <w:marLeft w:val="0"/>
                      <w:marRight w:val="0"/>
                      <w:marTop w:val="0"/>
                      <w:marBottom w:val="0"/>
                      <w:divBdr>
                        <w:top w:val="none" w:sz="0" w:space="0" w:color="auto"/>
                        <w:left w:val="none" w:sz="0" w:space="0" w:color="auto"/>
                        <w:bottom w:val="none" w:sz="0" w:space="0" w:color="auto"/>
                        <w:right w:val="none" w:sz="0" w:space="0" w:color="auto"/>
                      </w:divBdr>
                    </w:div>
                    <w:div w:id="2057582385">
                      <w:marLeft w:val="0"/>
                      <w:marRight w:val="0"/>
                      <w:marTop w:val="0"/>
                      <w:marBottom w:val="0"/>
                      <w:divBdr>
                        <w:top w:val="none" w:sz="0" w:space="0" w:color="auto"/>
                        <w:left w:val="none" w:sz="0" w:space="0" w:color="auto"/>
                        <w:bottom w:val="none" w:sz="0" w:space="0" w:color="auto"/>
                        <w:right w:val="none" w:sz="0" w:space="0" w:color="auto"/>
                      </w:divBdr>
                    </w:div>
                    <w:div w:id="2098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943">
      <w:bodyDiv w:val="1"/>
      <w:marLeft w:val="0"/>
      <w:marRight w:val="0"/>
      <w:marTop w:val="0"/>
      <w:marBottom w:val="0"/>
      <w:divBdr>
        <w:top w:val="none" w:sz="0" w:space="0" w:color="auto"/>
        <w:left w:val="none" w:sz="0" w:space="0" w:color="auto"/>
        <w:bottom w:val="none" w:sz="0" w:space="0" w:color="auto"/>
        <w:right w:val="none" w:sz="0" w:space="0" w:color="auto"/>
      </w:divBdr>
    </w:div>
    <w:div w:id="802191636">
      <w:bodyDiv w:val="1"/>
      <w:marLeft w:val="0"/>
      <w:marRight w:val="0"/>
      <w:marTop w:val="0"/>
      <w:marBottom w:val="0"/>
      <w:divBdr>
        <w:top w:val="none" w:sz="0" w:space="0" w:color="auto"/>
        <w:left w:val="none" w:sz="0" w:space="0" w:color="auto"/>
        <w:bottom w:val="none" w:sz="0" w:space="0" w:color="auto"/>
        <w:right w:val="none" w:sz="0" w:space="0" w:color="auto"/>
      </w:divBdr>
    </w:div>
    <w:div w:id="9991146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001">
          <w:marLeft w:val="0"/>
          <w:marRight w:val="0"/>
          <w:marTop w:val="0"/>
          <w:marBottom w:val="0"/>
          <w:divBdr>
            <w:top w:val="none" w:sz="0" w:space="0" w:color="auto"/>
            <w:left w:val="none" w:sz="0" w:space="0" w:color="auto"/>
            <w:bottom w:val="none" w:sz="0" w:space="0" w:color="auto"/>
            <w:right w:val="none" w:sz="0" w:space="0" w:color="auto"/>
          </w:divBdr>
          <w:divsChild>
            <w:div w:id="204562968">
              <w:marLeft w:val="0"/>
              <w:marRight w:val="0"/>
              <w:marTop w:val="0"/>
              <w:marBottom w:val="0"/>
              <w:divBdr>
                <w:top w:val="none" w:sz="0" w:space="0" w:color="auto"/>
                <w:left w:val="none" w:sz="0" w:space="0" w:color="auto"/>
                <w:bottom w:val="single" w:sz="6" w:space="0" w:color="CCCCCC"/>
                <w:right w:val="none" w:sz="0" w:space="0" w:color="auto"/>
              </w:divBdr>
              <w:divsChild>
                <w:div w:id="260334993">
                  <w:marLeft w:val="0"/>
                  <w:marRight w:val="0"/>
                  <w:marTop w:val="0"/>
                  <w:marBottom w:val="0"/>
                  <w:divBdr>
                    <w:top w:val="none" w:sz="0" w:space="0" w:color="auto"/>
                    <w:left w:val="none" w:sz="0" w:space="0" w:color="auto"/>
                    <w:bottom w:val="none" w:sz="0" w:space="0" w:color="auto"/>
                    <w:right w:val="none" w:sz="0" w:space="0" w:color="auto"/>
                  </w:divBdr>
                  <w:divsChild>
                    <w:div w:id="87429805">
                      <w:marLeft w:val="0"/>
                      <w:marRight w:val="0"/>
                      <w:marTop w:val="0"/>
                      <w:marBottom w:val="0"/>
                      <w:divBdr>
                        <w:top w:val="none" w:sz="0" w:space="0" w:color="auto"/>
                        <w:left w:val="none" w:sz="0" w:space="0" w:color="auto"/>
                        <w:bottom w:val="none" w:sz="0" w:space="0" w:color="auto"/>
                        <w:right w:val="none" w:sz="0" w:space="0" w:color="auto"/>
                      </w:divBdr>
                    </w:div>
                    <w:div w:id="101924870">
                      <w:marLeft w:val="0"/>
                      <w:marRight w:val="0"/>
                      <w:marTop w:val="0"/>
                      <w:marBottom w:val="0"/>
                      <w:divBdr>
                        <w:top w:val="none" w:sz="0" w:space="0" w:color="auto"/>
                        <w:left w:val="none" w:sz="0" w:space="0" w:color="auto"/>
                        <w:bottom w:val="none" w:sz="0" w:space="0" w:color="auto"/>
                        <w:right w:val="none" w:sz="0" w:space="0" w:color="auto"/>
                      </w:divBdr>
                    </w:div>
                    <w:div w:id="126431501">
                      <w:marLeft w:val="0"/>
                      <w:marRight w:val="0"/>
                      <w:marTop w:val="0"/>
                      <w:marBottom w:val="0"/>
                      <w:divBdr>
                        <w:top w:val="none" w:sz="0" w:space="0" w:color="auto"/>
                        <w:left w:val="none" w:sz="0" w:space="0" w:color="auto"/>
                        <w:bottom w:val="none" w:sz="0" w:space="0" w:color="auto"/>
                        <w:right w:val="none" w:sz="0" w:space="0" w:color="auto"/>
                      </w:divBdr>
                    </w:div>
                    <w:div w:id="171384926">
                      <w:marLeft w:val="0"/>
                      <w:marRight w:val="0"/>
                      <w:marTop w:val="0"/>
                      <w:marBottom w:val="0"/>
                      <w:divBdr>
                        <w:top w:val="none" w:sz="0" w:space="0" w:color="auto"/>
                        <w:left w:val="none" w:sz="0" w:space="0" w:color="auto"/>
                        <w:bottom w:val="none" w:sz="0" w:space="0" w:color="auto"/>
                        <w:right w:val="none" w:sz="0" w:space="0" w:color="auto"/>
                      </w:divBdr>
                    </w:div>
                    <w:div w:id="182284201">
                      <w:marLeft w:val="0"/>
                      <w:marRight w:val="0"/>
                      <w:marTop w:val="0"/>
                      <w:marBottom w:val="0"/>
                      <w:divBdr>
                        <w:top w:val="none" w:sz="0" w:space="0" w:color="auto"/>
                        <w:left w:val="none" w:sz="0" w:space="0" w:color="auto"/>
                        <w:bottom w:val="none" w:sz="0" w:space="0" w:color="auto"/>
                        <w:right w:val="none" w:sz="0" w:space="0" w:color="auto"/>
                      </w:divBdr>
                    </w:div>
                    <w:div w:id="204563886">
                      <w:marLeft w:val="0"/>
                      <w:marRight w:val="0"/>
                      <w:marTop w:val="0"/>
                      <w:marBottom w:val="0"/>
                      <w:divBdr>
                        <w:top w:val="none" w:sz="0" w:space="0" w:color="auto"/>
                        <w:left w:val="none" w:sz="0" w:space="0" w:color="auto"/>
                        <w:bottom w:val="none" w:sz="0" w:space="0" w:color="auto"/>
                        <w:right w:val="none" w:sz="0" w:space="0" w:color="auto"/>
                      </w:divBdr>
                    </w:div>
                    <w:div w:id="208152603">
                      <w:marLeft w:val="0"/>
                      <w:marRight w:val="0"/>
                      <w:marTop w:val="0"/>
                      <w:marBottom w:val="0"/>
                      <w:divBdr>
                        <w:top w:val="none" w:sz="0" w:space="0" w:color="auto"/>
                        <w:left w:val="none" w:sz="0" w:space="0" w:color="auto"/>
                        <w:bottom w:val="none" w:sz="0" w:space="0" w:color="auto"/>
                        <w:right w:val="none" w:sz="0" w:space="0" w:color="auto"/>
                      </w:divBdr>
                    </w:div>
                    <w:div w:id="275717935">
                      <w:marLeft w:val="0"/>
                      <w:marRight w:val="0"/>
                      <w:marTop w:val="0"/>
                      <w:marBottom w:val="0"/>
                      <w:divBdr>
                        <w:top w:val="none" w:sz="0" w:space="0" w:color="auto"/>
                        <w:left w:val="none" w:sz="0" w:space="0" w:color="auto"/>
                        <w:bottom w:val="none" w:sz="0" w:space="0" w:color="auto"/>
                        <w:right w:val="none" w:sz="0" w:space="0" w:color="auto"/>
                      </w:divBdr>
                    </w:div>
                    <w:div w:id="390542018">
                      <w:marLeft w:val="0"/>
                      <w:marRight w:val="0"/>
                      <w:marTop w:val="0"/>
                      <w:marBottom w:val="0"/>
                      <w:divBdr>
                        <w:top w:val="none" w:sz="0" w:space="0" w:color="auto"/>
                        <w:left w:val="none" w:sz="0" w:space="0" w:color="auto"/>
                        <w:bottom w:val="none" w:sz="0" w:space="0" w:color="auto"/>
                        <w:right w:val="none" w:sz="0" w:space="0" w:color="auto"/>
                      </w:divBdr>
                    </w:div>
                    <w:div w:id="421143570">
                      <w:marLeft w:val="0"/>
                      <w:marRight w:val="0"/>
                      <w:marTop w:val="0"/>
                      <w:marBottom w:val="0"/>
                      <w:divBdr>
                        <w:top w:val="none" w:sz="0" w:space="0" w:color="auto"/>
                        <w:left w:val="none" w:sz="0" w:space="0" w:color="auto"/>
                        <w:bottom w:val="none" w:sz="0" w:space="0" w:color="auto"/>
                        <w:right w:val="none" w:sz="0" w:space="0" w:color="auto"/>
                      </w:divBdr>
                    </w:div>
                    <w:div w:id="494494537">
                      <w:marLeft w:val="0"/>
                      <w:marRight w:val="0"/>
                      <w:marTop w:val="0"/>
                      <w:marBottom w:val="0"/>
                      <w:divBdr>
                        <w:top w:val="none" w:sz="0" w:space="0" w:color="auto"/>
                        <w:left w:val="none" w:sz="0" w:space="0" w:color="auto"/>
                        <w:bottom w:val="none" w:sz="0" w:space="0" w:color="auto"/>
                        <w:right w:val="none" w:sz="0" w:space="0" w:color="auto"/>
                      </w:divBdr>
                    </w:div>
                    <w:div w:id="564031007">
                      <w:marLeft w:val="0"/>
                      <w:marRight w:val="0"/>
                      <w:marTop w:val="0"/>
                      <w:marBottom w:val="0"/>
                      <w:divBdr>
                        <w:top w:val="none" w:sz="0" w:space="0" w:color="auto"/>
                        <w:left w:val="none" w:sz="0" w:space="0" w:color="auto"/>
                        <w:bottom w:val="none" w:sz="0" w:space="0" w:color="auto"/>
                        <w:right w:val="none" w:sz="0" w:space="0" w:color="auto"/>
                      </w:divBdr>
                    </w:div>
                    <w:div w:id="647709506">
                      <w:marLeft w:val="0"/>
                      <w:marRight w:val="0"/>
                      <w:marTop w:val="0"/>
                      <w:marBottom w:val="0"/>
                      <w:divBdr>
                        <w:top w:val="none" w:sz="0" w:space="0" w:color="auto"/>
                        <w:left w:val="none" w:sz="0" w:space="0" w:color="auto"/>
                        <w:bottom w:val="none" w:sz="0" w:space="0" w:color="auto"/>
                        <w:right w:val="none" w:sz="0" w:space="0" w:color="auto"/>
                      </w:divBdr>
                    </w:div>
                    <w:div w:id="770976659">
                      <w:marLeft w:val="0"/>
                      <w:marRight w:val="0"/>
                      <w:marTop w:val="0"/>
                      <w:marBottom w:val="0"/>
                      <w:divBdr>
                        <w:top w:val="none" w:sz="0" w:space="0" w:color="auto"/>
                        <w:left w:val="none" w:sz="0" w:space="0" w:color="auto"/>
                        <w:bottom w:val="none" w:sz="0" w:space="0" w:color="auto"/>
                        <w:right w:val="none" w:sz="0" w:space="0" w:color="auto"/>
                      </w:divBdr>
                    </w:div>
                    <w:div w:id="846479046">
                      <w:marLeft w:val="0"/>
                      <w:marRight w:val="0"/>
                      <w:marTop w:val="0"/>
                      <w:marBottom w:val="0"/>
                      <w:divBdr>
                        <w:top w:val="none" w:sz="0" w:space="0" w:color="auto"/>
                        <w:left w:val="none" w:sz="0" w:space="0" w:color="auto"/>
                        <w:bottom w:val="none" w:sz="0" w:space="0" w:color="auto"/>
                        <w:right w:val="none" w:sz="0" w:space="0" w:color="auto"/>
                      </w:divBdr>
                    </w:div>
                    <w:div w:id="1122726497">
                      <w:marLeft w:val="0"/>
                      <w:marRight w:val="0"/>
                      <w:marTop w:val="0"/>
                      <w:marBottom w:val="0"/>
                      <w:divBdr>
                        <w:top w:val="none" w:sz="0" w:space="0" w:color="auto"/>
                        <w:left w:val="none" w:sz="0" w:space="0" w:color="auto"/>
                        <w:bottom w:val="none" w:sz="0" w:space="0" w:color="auto"/>
                        <w:right w:val="none" w:sz="0" w:space="0" w:color="auto"/>
                      </w:divBdr>
                    </w:div>
                    <w:div w:id="1143232548">
                      <w:marLeft w:val="0"/>
                      <w:marRight w:val="0"/>
                      <w:marTop w:val="0"/>
                      <w:marBottom w:val="0"/>
                      <w:divBdr>
                        <w:top w:val="none" w:sz="0" w:space="0" w:color="auto"/>
                        <w:left w:val="none" w:sz="0" w:space="0" w:color="auto"/>
                        <w:bottom w:val="none" w:sz="0" w:space="0" w:color="auto"/>
                        <w:right w:val="none" w:sz="0" w:space="0" w:color="auto"/>
                      </w:divBdr>
                    </w:div>
                    <w:div w:id="1181745993">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249534275">
                      <w:marLeft w:val="0"/>
                      <w:marRight w:val="0"/>
                      <w:marTop w:val="0"/>
                      <w:marBottom w:val="0"/>
                      <w:divBdr>
                        <w:top w:val="none" w:sz="0" w:space="0" w:color="auto"/>
                        <w:left w:val="none" w:sz="0" w:space="0" w:color="auto"/>
                        <w:bottom w:val="none" w:sz="0" w:space="0" w:color="auto"/>
                        <w:right w:val="none" w:sz="0" w:space="0" w:color="auto"/>
                      </w:divBdr>
                    </w:div>
                    <w:div w:id="1267884584">
                      <w:marLeft w:val="0"/>
                      <w:marRight w:val="0"/>
                      <w:marTop w:val="0"/>
                      <w:marBottom w:val="0"/>
                      <w:divBdr>
                        <w:top w:val="none" w:sz="0" w:space="0" w:color="auto"/>
                        <w:left w:val="none" w:sz="0" w:space="0" w:color="auto"/>
                        <w:bottom w:val="none" w:sz="0" w:space="0" w:color="auto"/>
                        <w:right w:val="none" w:sz="0" w:space="0" w:color="auto"/>
                      </w:divBdr>
                    </w:div>
                    <w:div w:id="1288926172">
                      <w:marLeft w:val="0"/>
                      <w:marRight w:val="0"/>
                      <w:marTop w:val="0"/>
                      <w:marBottom w:val="0"/>
                      <w:divBdr>
                        <w:top w:val="none" w:sz="0" w:space="0" w:color="auto"/>
                        <w:left w:val="none" w:sz="0" w:space="0" w:color="auto"/>
                        <w:bottom w:val="none" w:sz="0" w:space="0" w:color="auto"/>
                        <w:right w:val="none" w:sz="0" w:space="0" w:color="auto"/>
                      </w:divBdr>
                    </w:div>
                    <w:div w:id="1294362163">
                      <w:marLeft w:val="0"/>
                      <w:marRight w:val="0"/>
                      <w:marTop w:val="0"/>
                      <w:marBottom w:val="0"/>
                      <w:divBdr>
                        <w:top w:val="none" w:sz="0" w:space="0" w:color="auto"/>
                        <w:left w:val="none" w:sz="0" w:space="0" w:color="auto"/>
                        <w:bottom w:val="none" w:sz="0" w:space="0" w:color="auto"/>
                        <w:right w:val="none" w:sz="0" w:space="0" w:color="auto"/>
                      </w:divBdr>
                    </w:div>
                    <w:div w:id="1302226905">
                      <w:marLeft w:val="0"/>
                      <w:marRight w:val="0"/>
                      <w:marTop w:val="0"/>
                      <w:marBottom w:val="0"/>
                      <w:divBdr>
                        <w:top w:val="none" w:sz="0" w:space="0" w:color="auto"/>
                        <w:left w:val="none" w:sz="0" w:space="0" w:color="auto"/>
                        <w:bottom w:val="none" w:sz="0" w:space="0" w:color="auto"/>
                        <w:right w:val="none" w:sz="0" w:space="0" w:color="auto"/>
                      </w:divBdr>
                    </w:div>
                    <w:div w:id="1338771713">
                      <w:marLeft w:val="0"/>
                      <w:marRight w:val="0"/>
                      <w:marTop w:val="0"/>
                      <w:marBottom w:val="0"/>
                      <w:divBdr>
                        <w:top w:val="none" w:sz="0" w:space="0" w:color="auto"/>
                        <w:left w:val="none" w:sz="0" w:space="0" w:color="auto"/>
                        <w:bottom w:val="none" w:sz="0" w:space="0" w:color="auto"/>
                        <w:right w:val="none" w:sz="0" w:space="0" w:color="auto"/>
                      </w:divBdr>
                    </w:div>
                    <w:div w:id="1366979079">
                      <w:marLeft w:val="0"/>
                      <w:marRight w:val="0"/>
                      <w:marTop w:val="0"/>
                      <w:marBottom w:val="0"/>
                      <w:divBdr>
                        <w:top w:val="none" w:sz="0" w:space="0" w:color="auto"/>
                        <w:left w:val="none" w:sz="0" w:space="0" w:color="auto"/>
                        <w:bottom w:val="none" w:sz="0" w:space="0" w:color="auto"/>
                        <w:right w:val="none" w:sz="0" w:space="0" w:color="auto"/>
                      </w:divBdr>
                    </w:div>
                    <w:div w:id="1458597765">
                      <w:marLeft w:val="0"/>
                      <w:marRight w:val="0"/>
                      <w:marTop w:val="0"/>
                      <w:marBottom w:val="0"/>
                      <w:divBdr>
                        <w:top w:val="none" w:sz="0" w:space="0" w:color="auto"/>
                        <w:left w:val="none" w:sz="0" w:space="0" w:color="auto"/>
                        <w:bottom w:val="none" w:sz="0" w:space="0" w:color="auto"/>
                        <w:right w:val="none" w:sz="0" w:space="0" w:color="auto"/>
                      </w:divBdr>
                    </w:div>
                    <w:div w:id="1491562879">
                      <w:marLeft w:val="0"/>
                      <w:marRight w:val="0"/>
                      <w:marTop w:val="0"/>
                      <w:marBottom w:val="0"/>
                      <w:divBdr>
                        <w:top w:val="none" w:sz="0" w:space="0" w:color="auto"/>
                        <w:left w:val="none" w:sz="0" w:space="0" w:color="auto"/>
                        <w:bottom w:val="none" w:sz="0" w:space="0" w:color="auto"/>
                        <w:right w:val="none" w:sz="0" w:space="0" w:color="auto"/>
                      </w:divBdr>
                    </w:div>
                    <w:div w:id="1493831352">
                      <w:marLeft w:val="0"/>
                      <w:marRight w:val="0"/>
                      <w:marTop w:val="0"/>
                      <w:marBottom w:val="0"/>
                      <w:divBdr>
                        <w:top w:val="none" w:sz="0" w:space="0" w:color="auto"/>
                        <w:left w:val="none" w:sz="0" w:space="0" w:color="auto"/>
                        <w:bottom w:val="none" w:sz="0" w:space="0" w:color="auto"/>
                        <w:right w:val="none" w:sz="0" w:space="0" w:color="auto"/>
                      </w:divBdr>
                    </w:div>
                    <w:div w:id="1519388439">
                      <w:marLeft w:val="0"/>
                      <w:marRight w:val="0"/>
                      <w:marTop w:val="0"/>
                      <w:marBottom w:val="0"/>
                      <w:divBdr>
                        <w:top w:val="none" w:sz="0" w:space="0" w:color="auto"/>
                        <w:left w:val="none" w:sz="0" w:space="0" w:color="auto"/>
                        <w:bottom w:val="none" w:sz="0" w:space="0" w:color="auto"/>
                        <w:right w:val="none" w:sz="0" w:space="0" w:color="auto"/>
                      </w:divBdr>
                    </w:div>
                    <w:div w:id="1625428687">
                      <w:marLeft w:val="0"/>
                      <w:marRight w:val="0"/>
                      <w:marTop w:val="0"/>
                      <w:marBottom w:val="0"/>
                      <w:divBdr>
                        <w:top w:val="none" w:sz="0" w:space="0" w:color="auto"/>
                        <w:left w:val="none" w:sz="0" w:space="0" w:color="auto"/>
                        <w:bottom w:val="none" w:sz="0" w:space="0" w:color="auto"/>
                        <w:right w:val="none" w:sz="0" w:space="0" w:color="auto"/>
                      </w:divBdr>
                    </w:div>
                    <w:div w:id="1677998469">
                      <w:marLeft w:val="0"/>
                      <w:marRight w:val="0"/>
                      <w:marTop w:val="0"/>
                      <w:marBottom w:val="0"/>
                      <w:divBdr>
                        <w:top w:val="none" w:sz="0" w:space="0" w:color="auto"/>
                        <w:left w:val="none" w:sz="0" w:space="0" w:color="auto"/>
                        <w:bottom w:val="none" w:sz="0" w:space="0" w:color="auto"/>
                        <w:right w:val="none" w:sz="0" w:space="0" w:color="auto"/>
                      </w:divBdr>
                    </w:div>
                    <w:div w:id="1691492022">
                      <w:marLeft w:val="0"/>
                      <w:marRight w:val="0"/>
                      <w:marTop w:val="0"/>
                      <w:marBottom w:val="0"/>
                      <w:divBdr>
                        <w:top w:val="none" w:sz="0" w:space="0" w:color="auto"/>
                        <w:left w:val="none" w:sz="0" w:space="0" w:color="auto"/>
                        <w:bottom w:val="none" w:sz="0" w:space="0" w:color="auto"/>
                        <w:right w:val="none" w:sz="0" w:space="0" w:color="auto"/>
                      </w:divBdr>
                    </w:div>
                    <w:div w:id="1709643490">
                      <w:marLeft w:val="0"/>
                      <w:marRight w:val="0"/>
                      <w:marTop w:val="0"/>
                      <w:marBottom w:val="0"/>
                      <w:divBdr>
                        <w:top w:val="none" w:sz="0" w:space="0" w:color="auto"/>
                        <w:left w:val="none" w:sz="0" w:space="0" w:color="auto"/>
                        <w:bottom w:val="none" w:sz="0" w:space="0" w:color="auto"/>
                        <w:right w:val="none" w:sz="0" w:space="0" w:color="auto"/>
                      </w:divBdr>
                    </w:div>
                    <w:div w:id="1855342363">
                      <w:marLeft w:val="0"/>
                      <w:marRight w:val="0"/>
                      <w:marTop w:val="0"/>
                      <w:marBottom w:val="0"/>
                      <w:divBdr>
                        <w:top w:val="none" w:sz="0" w:space="0" w:color="auto"/>
                        <w:left w:val="none" w:sz="0" w:space="0" w:color="auto"/>
                        <w:bottom w:val="none" w:sz="0" w:space="0" w:color="auto"/>
                        <w:right w:val="none" w:sz="0" w:space="0" w:color="auto"/>
                      </w:divBdr>
                    </w:div>
                    <w:div w:id="1986467171">
                      <w:marLeft w:val="0"/>
                      <w:marRight w:val="0"/>
                      <w:marTop w:val="0"/>
                      <w:marBottom w:val="0"/>
                      <w:divBdr>
                        <w:top w:val="none" w:sz="0" w:space="0" w:color="auto"/>
                        <w:left w:val="none" w:sz="0" w:space="0" w:color="auto"/>
                        <w:bottom w:val="none" w:sz="0" w:space="0" w:color="auto"/>
                        <w:right w:val="none" w:sz="0" w:space="0" w:color="auto"/>
                      </w:divBdr>
                    </w:div>
                    <w:div w:id="2066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6655">
      <w:bodyDiv w:val="1"/>
      <w:marLeft w:val="0"/>
      <w:marRight w:val="0"/>
      <w:marTop w:val="0"/>
      <w:marBottom w:val="0"/>
      <w:divBdr>
        <w:top w:val="none" w:sz="0" w:space="0" w:color="auto"/>
        <w:left w:val="none" w:sz="0" w:space="0" w:color="auto"/>
        <w:bottom w:val="none" w:sz="0" w:space="0" w:color="auto"/>
        <w:right w:val="none" w:sz="0" w:space="0" w:color="auto"/>
      </w:divBdr>
    </w:div>
    <w:div w:id="1090348914">
      <w:bodyDiv w:val="1"/>
      <w:marLeft w:val="0"/>
      <w:marRight w:val="0"/>
      <w:marTop w:val="0"/>
      <w:marBottom w:val="0"/>
      <w:divBdr>
        <w:top w:val="none" w:sz="0" w:space="0" w:color="auto"/>
        <w:left w:val="none" w:sz="0" w:space="0" w:color="auto"/>
        <w:bottom w:val="none" w:sz="0" w:space="0" w:color="auto"/>
        <w:right w:val="none" w:sz="0" w:space="0" w:color="auto"/>
      </w:divBdr>
    </w:div>
    <w:div w:id="1180316392">
      <w:bodyDiv w:val="1"/>
      <w:marLeft w:val="0"/>
      <w:marRight w:val="0"/>
      <w:marTop w:val="0"/>
      <w:marBottom w:val="0"/>
      <w:divBdr>
        <w:top w:val="none" w:sz="0" w:space="0" w:color="auto"/>
        <w:left w:val="none" w:sz="0" w:space="0" w:color="auto"/>
        <w:bottom w:val="none" w:sz="0" w:space="0" w:color="auto"/>
        <w:right w:val="none" w:sz="0" w:space="0" w:color="auto"/>
      </w:divBdr>
    </w:div>
    <w:div w:id="1239829423">
      <w:bodyDiv w:val="1"/>
      <w:marLeft w:val="0"/>
      <w:marRight w:val="0"/>
      <w:marTop w:val="0"/>
      <w:marBottom w:val="0"/>
      <w:divBdr>
        <w:top w:val="none" w:sz="0" w:space="0" w:color="auto"/>
        <w:left w:val="none" w:sz="0" w:space="0" w:color="auto"/>
        <w:bottom w:val="none" w:sz="0" w:space="0" w:color="auto"/>
        <w:right w:val="none" w:sz="0" w:space="0" w:color="auto"/>
      </w:divBdr>
    </w:div>
    <w:div w:id="1314678402">
      <w:bodyDiv w:val="1"/>
      <w:marLeft w:val="0"/>
      <w:marRight w:val="0"/>
      <w:marTop w:val="0"/>
      <w:marBottom w:val="0"/>
      <w:divBdr>
        <w:top w:val="none" w:sz="0" w:space="0" w:color="auto"/>
        <w:left w:val="none" w:sz="0" w:space="0" w:color="auto"/>
        <w:bottom w:val="none" w:sz="0" w:space="0" w:color="auto"/>
        <w:right w:val="none" w:sz="0" w:space="0" w:color="auto"/>
      </w:divBdr>
    </w:div>
    <w:div w:id="1422608608">
      <w:bodyDiv w:val="1"/>
      <w:marLeft w:val="0"/>
      <w:marRight w:val="0"/>
      <w:marTop w:val="0"/>
      <w:marBottom w:val="0"/>
      <w:divBdr>
        <w:top w:val="none" w:sz="0" w:space="0" w:color="auto"/>
        <w:left w:val="none" w:sz="0" w:space="0" w:color="auto"/>
        <w:bottom w:val="none" w:sz="0" w:space="0" w:color="auto"/>
        <w:right w:val="none" w:sz="0" w:space="0" w:color="auto"/>
      </w:divBdr>
    </w:div>
    <w:div w:id="1625307162">
      <w:bodyDiv w:val="1"/>
      <w:marLeft w:val="0"/>
      <w:marRight w:val="0"/>
      <w:marTop w:val="0"/>
      <w:marBottom w:val="0"/>
      <w:divBdr>
        <w:top w:val="none" w:sz="0" w:space="0" w:color="auto"/>
        <w:left w:val="none" w:sz="0" w:space="0" w:color="auto"/>
        <w:bottom w:val="none" w:sz="0" w:space="0" w:color="auto"/>
        <w:right w:val="none" w:sz="0" w:space="0" w:color="auto"/>
      </w:divBdr>
    </w:div>
    <w:div w:id="1737586497">
      <w:bodyDiv w:val="1"/>
      <w:marLeft w:val="0"/>
      <w:marRight w:val="0"/>
      <w:marTop w:val="0"/>
      <w:marBottom w:val="0"/>
      <w:divBdr>
        <w:top w:val="none" w:sz="0" w:space="0" w:color="auto"/>
        <w:left w:val="none" w:sz="0" w:space="0" w:color="auto"/>
        <w:bottom w:val="none" w:sz="0" w:space="0" w:color="auto"/>
        <w:right w:val="none" w:sz="0" w:space="0" w:color="auto"/>
      </w:divBdr>
    </w:div>
    <w:div w:id="1893732702">
      <w:bodyDiv w:val="1"/>
      <w:marLeft w:val="0"/>
      <w:marRight w:val="0"/>
      <w:marTop w:val="0"/>
      <w:marBottom w:val="0"/>
      <w:divBdr>
        <w:top w:val="none" w:sz="0" w:space="0" w:color="auto"/>
        <w:left w:val="none" w:sz="0" w:space="0" w:color="auto"/>
        <w:bottom w:val="none" w:sz="0" w:space="0" w:color="auto"/>
        <w:right w:val="none" w:sz="0" w:space="0" w:color="auto"/>
      </w:divBdr>
    </w:div>
    <w:div w:id="2054841028">
      <w:bodyDiv w:val="1"/>
      <w:marLeft w:val="0"/>
      <w:marRight w:val="0"/>
      <w:marTop w:val="0"/>
      <w:marBottom w:val="0"/>
      <w:divBdr>
        <w:top w:val="none" w:sz="0" w:space="0" w:color="auto"/>
        <w:left w:val="none" w:sz="0" w:space="0" w:color="auto"/>
        <w:bottom w:val="none" w:sz="0" w:space="0" w:color="auto"/>
        <w:right w:val="none" w:sz="0" w:space="0" w:color="auto"/>
      </w:divBdr>
    </w:div>
    <w:div w:id="21047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19ECA-7988-4B56-A868-147D2C9DA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14111</Words>
  <Characters>80436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94359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5</cp:revision>
  <cp:lastPrinted>2018-11-29T21:31:00Z</cp:lastPrinted>
  <dcterms:created xsi:type="dcterms:W3CDTF">2019-04-23T21:57:00Z</dcterms:created>
  <dcterms:modified xsi:type="dcterms:W3CDTF">2019-04-24T23:33:00Z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